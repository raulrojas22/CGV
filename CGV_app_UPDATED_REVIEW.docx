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08CC6" w14:textId="4194512A" w:rsidR="00071455" w:rsidRPr="002D39DB" w:rsidRDefault="00000000">
      <w:pPr>
        <w:spacing w:after="160"/>
        <w:jc w:val="center"/>
        <w:rPr>
          <w:lang w:val="en-US"/>
        </w:rPr>
      </w:pPr>
      <w:commentRangeStart w:id="0"/>
      <w:commentRangeStart w:id="1"/>
      <w:commentRangeStart w:id="2"/>
      <w:commentRangeStart w:id="3"/>
      <w:commentRangeStart w:id="4"/>
      <w:commentRangeStart w:id="5"/>
      <w:commentRangeStart w:id="6"/>
      <w:commentRangeStart w:id="7"/>
      <w:commentRangeStart w:id="8"/>
      <w:r w:rsidRPr="002D39DB">
        <w:rPr>
          <w:b/>
          <w:sz w:val="28"/>
          <w:lang w:val="en-US"/>
        </w:rPr>
        <w:t xml:space="preserve">CGV: an </w:t>
      </w:r>
      <w:r w:rsidRPr="002D39DB">
        <w:rPr>
          <w:b/>
          <w:sz w:val="28"/>
          <w:lang w:val="en-US"/>
        </w:rPr>
        <w:t xml:space="preserve">integrative </w:t>
      </w:r>
      <w:r w:rsidRPr="002D39DB">
        <w:rPr>
          <w:b/>
          <w:sz w:val="28"/>
          <w:lang w:val="en-US"/>
        </w:rPr>
        <w:t xml:space="preserve">platform for comparative gene </w:t>
      </w:r>
      <w:r w:rsidRPr="002D39DB">
        <w:rPr>
          <w:b/>
          <w:sz w:val="28"/>
          <w:lang w:val="en-US"/>
        </w:rPr>
        <w:t xml:space="preserve">structure </w:t>
      </w:r>
      <w:r w:rsidRPr="002D39DB">
        <w:rPr>
          <w:b/>
          <w:sz w:val="28"/>
          <w:lang w:val="en-US"/>
        </w:rPr>
        <w:t xml:space="preserve">visualization and functional </w:t>
      </w:r>
      <w:r w:rsidRPr="002D39DB">
        <w:rPr>
          <w:b/>
          <w:sz w:val="28"/>
          <w:lang w:val="en-US"/>
        </w:rPr>
        <w:t>context</w:t>
      </w:r>
      <w:commentRangeStart w:id="14"/>
      <w:commentRangeStart w:id="15"/>
      <w:commentRangeStart w:id="16"/>
      <w:commentRangeEnd w:id="8"/>
      <w:r w:rsidRPr="002D39DB">
        <w:rPr>
          <w:rStyle w:val="Refdecomentario"/>
          <w:sz w:val="24"/>
          <w:szCs w:val="24"/>
          <w:lang w:val="en-US"/>
        </w:rPr>
        <w:commentReference w:id="8"/>
      </w:r>
      <w:commentRangeEnd w:id="7"/>
      <w:r w:rsidRPr="002D39DB">
        <w:rPr>
          <w:rStyle w:val="Refdecomentario"/>
          <w:sz w:val="24"/>
          <w:szCs w:val="24"/>
          <w:lang w:val="en-US"/>
        </w:rPr>
        <w:commentReference w:id="7"/>
      </w:r>
      <w:commentRangeEnd w:id="6"/>
      <w:r w:rsidRPr="002D39DB">
        <w:rPr>
          <w:rStyle w:val="Refdecomentario"/>
          <w:sz w:val="24"/>
          <w:szCs w:val="24"/>
          <w:lang w:val="en-US"/>
        </w:rPr>
        <w:commentReference w:id="6"/>
      </w:r>
      <w:commentRangeEnd w:id="16"/>
      <w:r w:rsidRPr="002D39DB">
        <w:rPr>
          <w:rStyle w:val="Refdecomentario"/>
          <w:sz w:val="24"/>
          <w:szCs w:val="24"/>
          <w:lang w:val="en-US"/>
        </w:rPr>
        <w:commentReference w:id="16"/>
      </w:r>
      <w:commentRangeEnd w:id="5"/>
      <w:r w:rsidRPr="002D39DB">
        <w:rPr>
          <w:rStyle w:val="Refdecomentario"/>
          <w:sz w:val="24"/>
          <w:szCs w:val="24"/>
          <w:lang w:val="en-US"/>
        </w:rPr>
        <w:commentReference w:id="5"/>
      </w:r>
      <w:commentRangeEnd w:id="15"/>
      <w:r w:rsidRPr="002D39DB">
        <w:rPr>
          <w:rStyle w:val="Refdecomentario"/>
          <w:sz w:val="24"/>
          <w:szCs w:val="24"/>
          <w:lang w:val="en-US"/>
        </w:rPr>
        <w:commentReference w:id="15"/>
      </w:r>
      <w:commentRangeEnd w:id="4"/>
      <w:r w:rsidRPr="002D39DB">
        <w:rPr>
          <w:rStyle w:val="Refdecomentario"/>
          <w:sz w:val="24"/>
          <w:szCs w:val="24"/>
          <w:lang w:val="en-US"/>
        </w:rPr>
        <w:commentReference w:id="4"/>
      </w:r>
      <w:commentRangeEnd w:id="14"/>
      <w:r w:rsidRPr="002D39DB">
        <w:rPr>
          <w:rStyle w:val="Refdecomentario"/>
          <w:sz w:val="24"/>
          <w:szCs w:val="24"/>
          <w:lang w:val="en-US"/>
        </w:rPr>
        <w:commentReference w:id="14"/>
      </w:r>
      <w:commentRangeEnd w:id="2"/>
      <w:r w:rsidRPr="002D39DB">
        <w:rPr>
          <w:rStyle w:val="Refdecomentario"/>
          <w:sz w:val="24"/>
          <w:szCs w:val="24"/>
          <w:lang w:val="en-US"/>
        </w:rPr>
        <w:commentReference w:id="2"/>
      </w:r>
      <w:commentRangeEnd w:id="3"/>
      <w:r w:rsidRPr="002D39DB">
        <w:rPr>
          <w:rStyle w:val="Refdecomentario"/>
          <w:sz w:val="24"/>
          <w:szCs w:val="24"/>
          <w:lang w:val="en-US"/>
        </w:rPr>
        <w:commentReference w:id="3"/>
      </w:r>
      <w:commentRangeEnd w:id="1"/>
      <w:r w:rsidRPr="002D39DB">
        <w:rPr>
          <w:rStyle w:val="Refdecomentario"/>
          <w:sz w:val="24"/>
          <w:szCs w:val="24"/>
          <w:lang w:val="en-US"/>
        </w:rPr>
        <w:commentReference w:id="1"/>
      </w:r>
      <w:commentRangeEnd w:id="0"/>
      <w:r w:rsidRPr="002D39DB">
        <w:rPr>
          <w:rStyle w:val="Refdecomentario"/>
          <w:sz w:val="24"/>
          <w:szCs w:val="24"/>
          <w:lang w:val="en-US"/>
        </w:rPr>
        <w:commentReference w:id="0"/>
      </w:r>
    </w:p>
    <w:p w14:paraId="4BFD712B" w14:textId="77777777" w:rsidR="00071455" w:rsidRPr="005420C5" w:rsidRDefault="00000000">
      <w:pPr>
        <w:spacing w:after="40" w:line="360" w:lineRule="auto"/>
        <w:jc w:val="center"/>
        <w:rPr>
          <w:sz w:val="22"/>
          <w:szCs w:val="22"/>
          <w:lang w:val="en-US"/>
          <w:rPrChange w:id="17" w:author="raul ignacio rojas espinoza" w:date="2026-07-14T11:47:00Z" w16du:dateUtc="2026-07-14T15:47:00Z">
            <w:rPr>
              <w:lang w:val="en-US"/>
            </w:rPr>
          </w:rPrChange>
        </w:rPr>
      </w:pPr>
      <w:r w:rsidRPr="005420C5">
        <w:rPr>
          <w:sz w:val="22"/>
          <w:szCs w:val="22"/>
          <w:lang w:val="en-US"/>
          <w:rPrChange w:id="18" w:author="raul ignacio rojas espinoza" w:date="2026-07-14T11:47:00Z" w16du:dateUtc="2026-07-14T15:47:00Z">
            <w:rPr>
              <w:lang w:val="en-US"/>
            </w:rPr>
          </w:rPrChange>
        </w:rPr>
        <w:t>Raúl Rojas-Espinoza1,2, Janin Riedelsberger2*, Gonzalo Riadi2*</w:t>
      </w:r>
    </w:p>
    <w:p w14:paraId="54EB6CD7" w14:textId="326E2AB2" w:rsidR="00071455" w:rsidRPr="005420C5" w:rsidRDefault="00000000">
      <w:pPr>
        <w:spacing w:line="300" w:lineRule="auto"/>
        <w:jc w:val="center"/>
        <w:rPr>
          <w:sz w:val="20"/>
          <w:szCs w:val="20"/>
          <w:lang w:val="en-US"/>
          <w:rPrChange w:id="19" w:author="raul ignacio rojas espinoza" w:date="2026-07-14T11:47:00Z" w16du:dateUtc="2026-07-14T15:47:00Z">
            <w:rPr>
              <w:lang w:val="en-US"/>
            </w:rPr>
          </w:rPrChange>
        </w:rPr>
      </w:pPr>
      <w:commentRangeStart w:id="20"/>
      <w:commentRangeStart w:id="21"/>
      <w:r w:rsidRPr="005420C5">
        <w:rPr>
          <w:sz w:val="20"/>
          <w:szCs w:val="20"/>
          <w:vertAlign w:val="superscript"/>
          <w:lang w:val="en-US"/>
        </w:rPr>
        <w:t xml:space="preserve">1 </w:t>
      </w:r>
      <w:r w:rsidRPr="005420C5">
        <w:rPr>
          <w:sz w:val="20"/>
          <w:szCs w:val="20"/>
          <w:lang w:val="en-US"/>
        </w:rPr>
        <w:t>Doctoral Program in Sciences, specialization in Modeling of Chemical and Biological Systems, University of Talca, Talca, Chile.</w:t>
      </w:r>
      <w:commentRangeEnd w:id="21"/>
      <w:r w:rsidRPr="005420C5">
        <w:rPr>
          <w:rStyle w:val="Refdecomentario"/>
          <w:sz w:val="20"/>
          <w:szCs w:val="20"/>
          <w:lang w:val="en-US"/>
          <w:rPrChange w:id="22" w:author="raul ignacio rojas espinoza" w:date="2026-07-14T11:47:00Z" w16du:dateUtc="2026-07-14T15:47:00Z">
            <w:rPr>
              <w:rStyle w:val="Refdecomentario"/>
              <w:sz w:val="24"/>
              <w:szCs w:val="24"/>
              <w:lang w:val="en-US"/>
            </w:rPr>
          </w:rPrChange>
        </w:rPr>
        <w:commentReference w:id="21"/>
      </w:r>
      <w:commentRangeEnd w:id="20"/>
      <w:r w:rsidRPr="005420C5">
        <w:rPr>
          <w:rStyle w:val="Refdecomentario"/>
          <w:sz w:val="20"/>
          <w:szCs w:val="20"/>
          <w:lang w:val="en-US"/>
          <w:rPrChange w:id="23" w:author="raul ignacio rojas espinoza" w:date="2026-07-14T11:47:00Z" w16du:dateUtc="2026-07-14T15:47:00Z">
            <w:rPr>
              <w:rStyle w:val="Refdecomentario"/>
              <w:sz w:val="24"/>
              <w:szCs w:val="24"/>
              <w:lang w:val="en-US"/>
            </w:rPr>
          </w:rPrChange>
        </w:rPr>
        <w:commentReference w:id="20"/>
      </w:r>
    </w:p>
    <w:p w14:paraId="4E395D0F" w14:textId="77777777" w:rsidR="00071455" w:rsidRPr="005420C5" w:rsidRDefault="00000000">
      <w:pPr>
        <w:spacing w:line="300" w:lineRule="auto"/>
        <w:jc w:val="center"/>
        <w:rPr>
          <w:sz w:val="20"/>
          <w:szCs w:val="20"/>
          <w:lang w:val="en-US"/>
          <w:rPrChange w:id="24" w:author="raul ignacio rojas espinoza" w:date="2026-07-14T11:47:00Z" w16du:dateUtc="2026-07-14T15:47:00Z">
            <w:rPr>
              <w:lang w:val="en-US"/>
            </w:rPr>
          </w:rPrChange>
        </w:rPr>
      </w:pPr>
      <w:r w:rsidRPr="005420C5">
        <w:rPr>
          <w:sz w:val="20"/>
          <w:szCs w:val="20"/>
          <w:vertAlign w:val="superscript"/>
          <w:lang w:val="en-US"/>
        </w:rPr>
        <w:t xml:space="preserve">2 </w:t>
      </w:r>
      <w:r w:rsidRPr="005420C5">
        <w:rPr>
          <w:sz w:val="20"/>
          <w:szCs w:val="20"/>
          <w:lang w:val="en-US"/>
        </w:rPr>
        <w:t>Center for Bioinformatics, Simulation and Modeling (CBSM), Faculty of Engineering, University of Talca, Talca, Chile.</w:t>
      </w:r>
    </w:p>
    <w:p w14:paraId="530E98CC" w14:textId="68D0DC14" w:rsidR="00071455" w:rsidRPr="005420C5" w:rsidRDefault="00000000" w:rsidP="002D39DB">
      <w:pPr>
        <w:spacing w:line="300" w:lineRule="auto"/>
        <w:jc w:val="center"/>
        <w:rPr>
          <w:sz w:val="20"/>
          <w:szCs w:val="20"/>
          <w:lang w:val="en-US"/>
          <w:rPrChange w:id="25" w:author="raul ignacio rojas espinoza" w:date="2026-07-14T11:47:00Z" w16du:dateUtc="2026-07-14T15:47:00Z">
            <w:rPr>
              <w:lang w:val="en-US"/>
            </w:rPr>
          </w:rPrChange>
        </w:rPr>
      </w:pPr>
      <w:r w:rsidRPr="005420C5">
        <w:rPr>
          <w:sz w:val="20"/>
          <w:szCs w:val="20"/>
          <w:lang w:val="en-US"/>
        </w:rPr>
        <w:t>Corresponding authors: jriedelsberger@utalca.cl and griadi@utalca.cl</w:t>
      </w:r>
    </w:p>
    <w:p w14:paraId="7208B5C7" w14:textId="77777777" w:rsidR="00071455" w:rsidRPr="005420C5" w:rsidRDefault="00000000">
      <w:pPr>
        <w:pStyle w:val="Ttulo1"/>
        <w:keepNext/>
        <w:spacing w:before="160" w:after="0"/>
        <w:rPr>
          <w:sz w:val="22"/>
          <w:szCs w:val="22"/>
          <w:lang w:val="en-US"/>
          <w:rPrChange w:id="26" w:author="raul ignacio rojas espinoza" w:date="2026-07-14T11:46:00Z" w16du:dateUtc="2026-07-14T15:46:00Z">
            <w:rPr>
              <w:lang w:val="en-US"/>
            </w:rPr>
          </w:rPrChange>
        </w:rPr>
      </w:pPr>
      <w:r w:rsidRPr="005420C5">
        <w:rPr>
          <w:sz w:val="22"/>
          <w:szCs w:val="22"/>
          <w:lang w:val="en-US"/>
          <w:rPrChange w:id="27" w:author="raul ignacio rojas espinoza" w:date="2026-07-14T11:46:00Z" w16du:dateUtc="2026-07-14T15:46:00Z">
            <w:rPr>
              <w:lang w:val="en-US"/>
            </w:rPr>
          </w:rPrChange>
        </w:rPr>
        <w:t>Abstract</w:t>
      </w:r>
    </w:p>
    <w:p w14:paraId="5332942B" w14:textId="3FAE6F47" w:rsidR="00071455" w:rsidRPr="005420C5" w:rsidRDefault="00000000">
      <w:pPr>
        <w:jc w:val="both"/>
        <w:rPr>
          <w:sz w:val="22"/>
          <w:szCs w:val="22"/>
          <w:lang w:val="en-US"/>
          <w:rPrChange w:id="28" w:author="raul ignacio rojas espinoza" w:date="2026-07-14T11:46:00Z" w16du:dateUtc="2026-07-14T15:46:00Z">
            <w:rPr>
              <w:lang w:val="en-US"/>
            </w:rPr>
          </w:rPrChange>
        </w:rPr>
      </w:pPr>
      <w:r w:rsidRPr="005420C5">
        <w:rPr>
          <w:b/>
          <w:sz w:val="22"/>
          <w:szCs w:val="22"/>
          <w:lang w:val="en-US"/>
          <w:rPrChange w:id="29" w:author="raul ignacio rojas espinoza" w:date="2026-07-14T11:46:00Z" w16du:dateUtc="2026-07-14T15:46:00Z">
            <w:rPr>
              <w:b/>
              <w:lang w:val="en-US"/>
            </w:rPr>
          </w:rPrChange>
        </w:rPr>
        <w:t xml:space="preserve">Motivation: </w:t>
      </w:r>
      <w:r w:rsidRPr="005420C5">
        <w:rPr>
          <w:sz w:val="22"/>
          <w:szCs w:val="22"/>
          <w:lang w:val="en-US"/>
          <w:rPrChange w:id="30" w:author="raul ignacio rojas espinoza" w:date="2026-07-14T11:46:00Z" w16du:dateUtc="2026-07-14T15:46:00Z">
            <w:rPr>
              <w:lang w:val="en-US"/>
            </w:rPr>
          </w:rPrChange>
        </w:rPr>
        <w:t xml:space="preserve">Comparing gene structure and </w:t>
      </w:r>
      <w:r w:rsidRPr="005420C5">
        <w:rPr>
          <w:sz w:val="22"/>
          <w:szCs w:val="22"/>
          <w:lang w:val="en-US"/>
          <w:rPrChange w:id="32" w:author="raul ignacio rojas espinoza" w:date="2026-07-14T11:46:00Z" w16du:dateUtc="2026-07-14T15:46:00Z">
            <w:rPr>
              <w:lang w:val="en-US"/>
            </w:rPr>
          </w:rPrChange>
        </w:rPr>
        <w:t xml:space="preserve">functional context across species commonly requires separate genome browsers, annotation portals, alignment programs and sequence utilities. This fragmentation is particularly limiting when users begin with </w:t>
      </w:r>
      <w:r w:rsidRPr="005420C5">
        <w:rPr>
          <w:sz w:val="22"/>
          <w:szCs w:val="22"/>
          <w:lang w:val="en-US"/>
          <w:rPrChange w:id="33" w:author="raul ignacio rojas espinoza" w:date="2026-07-14T11:46:00Z" w16du:dateUtc="2026-07-14T15:46:00Z">
            <w:rPr>
              <w:lang w:val="en-US"/>
            </w:rPr>
          </w:rPrChange>
        </w:rPr>
        <w:t xml:space="preserve">a gene </w:t>
      </w:r>
      <w:r w:rsidRPr="005420C5">
        <w:rPr>
          <w:sz w:val="22"/>
          <w:szCs w:val="22"/>
          <w:lang w:val="en-US"/>
          <w:rPrChange w:id="37" w:author="raul ignacio rojas espinoza" w:date="2026-07-14T11:46:00Z" w16du:dateUtc="2026-07-14T15:46:00Z">
            <w:rPr>
              <w:lang w:val="en-US"/>
            </w:rPr>
          </w:rPrChange>
        </w:rPr>
        <w:t xml:space="preserve">name rather than </w:t>
      </w:r>
      <w:r w:rsidRPr="005420C5">
        <w:rPr>
          <w:sz w:val="22"/>
          <w:szCs w:val="22"/>
          <w:lang w:val="en-US"/>
          <w:rPrChange w:id="38" w:author="raul ignacio rojas espinoza" w:date="2026-07-14T11:46:00Z" w16du:dateUtc="2026-07-14T15:46:00Z">
            <w:rPr>
              <w:lang w:val="en-US"/>
            </w:rPr>
          </w:rPrChange>
        </w:rPr>
        <w:t>genomic coordinates.</w:t>
      </w:r>
    </w:p>
    <w:p w14:paraId="566B1FA5" w14:textId="77777777" w:rsidR="00071455" w:rsidRPr="005420C5" w:rsidRDefault="00000000">
      <w:pPr>
        <w:jc w:val="both"/>
        <w:rPr>
          <w:sz w:val="22"/>
          <w:szCs w:val="22"/>
          <w:lang w:val="en-US"/>
          <w:rPrChange w:id="39" w:author="raul ignacio rojas espinoza" w:date="2026-07-14T11:46:00Z" w16du:dateUtc="2026-07-14T15:46:00Z">
            <w:rPr>
              <w:lang w:val="en-US"/>
            </w:rPr>
          </w:rPrChange>
        </w:rPr>
      </w:pPr>
      <w:commentRangeStart w:id="40"/>
      <w:commentRangeStart w:id="41"/>
      <w:commentRangeStart w:id="42"/>
      <w:commentRangeStart w:id="43"/>
      <w:commentRangeStart w:id="44"/>
      <w:commentRangeStart w:id="45"/>
      <w:r>
        <w:rPr>
          <w:b/>
          <w:sz w:val="22"/>
          <w:szCs w:val="22"/>
          <w:lang w:val="en-US"/>
          <w:rPrChange w:id="46" w:author="raul ignacio rojas espinoza" w:date="2026-07-14T11:46:00Z" w16du:dateUtc="2026-07-14T15:46:00Z">
            <w:rPr>
              <w:b/>
              <w:lang w:val="en-US"/>
            </w:rPr>
          </w:rPrChange>
        </w:rPr>
        <w:t xml:space="preserve">Results: </w:t>
      </w:r>
      <w:r>
        <w:rPr>
          <w:sz w:val="22"/>
          <w:szCs w:val="22"/>
          <w:lang w:val="en-US"/>
          <w:rPrChange w:id="47" w:author="raul ignacio rojas espinoza" w:date="2026-07-14T11:46:00Z" w16du:dateUtc="2026-07-14T15:46:00Z">
            <w:rPr>
              <w:lang w:val="en-US"/>
            </w:rPr>
          </w:rPrChange>
        </w:rPr>
        <w:t xml:space="preserve">We present CGV (Comparative Gene Viewer), </w:t>
      </w:r>
      <w:del w:id="1000" w:author="Raul Rojas Espinoza" w:date="2026-07-30T20:31:52Z">
        <w:r>
          <w:rPr>
            <w:sz w:val="22"/>
            <w:szCs w:val="22"/>
            <w:lang w:val="en-US"/>
            <w:rPrChange w:id="47" w:author="raul ignacio rojas espinoza" w:date="2026-07-14T11:46:00Z" w16du:dateUtc="2026-07-14T15:46:00Z">
              <w:rPr>
                <w:lang w:val="en-US"/>
              </w:rPr>
            </w:rPrChange>
          </w:rPr>
          <w:delText>an</w:delText>
        </w:r>
      </w:del>
      <w:ins w:id="1001" w:author="Raul Rojas Espinoza" w:date="2026-07-30T20:31:52Z">
        <w:r>
          <w:rPr>
            <w:sz w:val="22"/>
            <w:szCs w:val="22"/>
            <w:lang w:val="en-US"/>
            <w:rPrChange w:id="47" w:author="raul ignacio rojas espinoza" w:date="2026-07-14T11:46:00Z" w16du:dateUtc="2026-07-14T15:46:00Z">
              <w:rPr>
                <w:lang w:val="en-US"/>
              </w:rPr>
            </w:rPrChange>
          </w:rPr>
          <w:t>a</w:t>
        </w:r>
      </w:ins>
      <w:r>
        <w:rPr>
          <w:sz w:val="22"/>
          <w:szCs w:val="22"/>
          <w:lang w:val="en-US"/>
          <w:rPrChange w:id="47" w:author="raul ignacio rojas espinoza" w:date="2026-07-14T11:46:00Z" w16du:dateUtc="2026-07-14T15:46:00Z">
            <w:rPr>
              <w:lang w:val="en-US"/>
            </w:rPr>
          </w:rPrChange>
        </w:rPr>
        <w:t xml:space="preserve"> </w:t>
      </w:r>
      <w:del w:id="1002" w:author="Raul Rojas Espinoza" w:date="2026-07-30T20:31:52Z">
        <w:r>
          <w:rPr>
            <w:sz w:val="22"/>
            <w:szCs w:val="22"/>
            <w:lang w:val="en-US"/>
            <w:rPrChange w:id="47" w:author="raul ignacio rojas espinoza" w:date="2026-07-14T11:46:00Z" w16du:dateUtc="2026-07-14T15:46:00Z">
              <w:rPr>
                <w:lang w:val="en-US"/>
              </w:rPr>
            </w:rPrChange>
          </w:rPr>
          <w:delText>interactive</w:delText>
        </w:r>
      </w:del>
      <w:ins w:id="1003" w:author="Raul Rojas Espinoza" w:date="2026-07-30T20:31:52Z">
        <w:r>
          <w:rPr>
            <w:sz w:val="22"/>
            <w:szCs w:val="22"/>
            <w:lang w:val="en-US"/>
            <w:rPrChange w:id="47" w:author="raul ignacio rojas espinoza" w:date="2026-07-14T11:46:00Z" w16du:dateUtc="2026-07-14T15:46:00Z">
              <w:rPr>
                <w:lang w:val="en-US"/>
              </w:rPr>
            </w:rPrChange>
          </w:rPr>
          <w:t>web and desktop</w:t>
        </w:r>
      </w:ins>
      <w:r>
        <w:rPr>
          <w:sz w:val="22"/>
          <w:szCs w:val="22"/>
          <w:lang w:val="en-US"/>
          <w:rPrChange w:id="47" w:author="raul ignacio rojas espinoza" w:date="2026-07-14T11:46:00Z" w16du:dateUtc="2026-07-14T15:46:00Z">
            <w:rPr>
              <w:lang w:val="en-US"/>
            </w:rPr>
          </w:rPrChange>
        </w:rPr>
        <w:t xml:space="preserve"> platform for gene-centered structural comparison</w:t>
      </w:r>
      <w:del w:id="1004" w:author="Raul Rojas Espinoza" w:date="2026-07-30T20:31:52Z">
        <w:r>
          <w:rPr>
            <w:sz w:val="22"/>
            <w:szCs w:val="22"/>
            <w:lang w:val="en-US"/>
            <w:rPrChange w:id="47" w:author="raul ignacio rojas espinoza" w:date="2026-07-14T11:46:00Z" w16du:dateUtc="2026-07-14T15:46:00Z">
              <w:rPr>
                <w:lang w:val="en-US"/>
              </w:rPr>
            </w:rPrChange>
          </w:rPr>
          <w:delText>. CGV is available as a public web server and as a desktop application that runs the same R/Shiny backend locally</w:delText>
        </w:r>
      </w:del>
      <w:r>
        <w:rPr>
          <w:sz w:val="22"/>
          <w:szCs w:val="22"/>
          <w:lang w:val="en-US"/>
          <w:rPrChange w:id="47" w:author="raul ignacio rojas espinoza" w:date="2026-07-14T11:46:00Z" w16du:dateUtc="2026-07-14T15:46:00Z">
            <w:rPr>
              <w:lang w:val="en-US"/>
            </w:rPr>
          </w:rPrChange>
        </w:rPr>
        <w:t xml:space="preserve">. Annotation-derived autocomplete, partial-name suggestions and </w:t>
      </w:r>
      <w:del w:id="1005" w:author="Raul Rojas Espinoza" w:date="2026-07-30T20:31:52Z">
        <w:r>
          <w:rPr>
            <w:sz w:val="22"/>
            <w:szCs w:val="22"/>
            <w:lang w:val="en-US"/>
            <w:rPrChange w:id="47" w:author="raul ignacio rojas espinoza" w:date="2026-07-14T11:46:00Z" w16du:dateUtc="2026-07-14T15:46:00Z">
              <w:rPr>
                <w:lang w:val="en-US"/>
              </w:rPr>
            </w:rPrChange>
          </w:rPr>
          <w:delText>explicit selection among ambiguous aliases</w:delText>
        </w:r>
      </w:del>
      <w:ins w:id="1006" w:author="Raul Rojas Espinoza" w:date="2026-07-30T20:31:52Z">
        <w:r>
          <w:rPr>
            <w:sz w:val="22"/>
            <w:szCs w:val="22"/>
            <w:lang w:val="en-US"/>
            <w:rPrChange w:id="47" w:author="raul ignacio rojas espinoza" w:date="2026-07-14T11:46:00Z" w16du:dateUtc="2026-07-14T15:46:00Z">
              <w:rPr>
                <w:lang w:val="en-US"/>
              </w:rPr>
            </w:rPrChange>
          </w:rPr>
          <w:t>disambiguation</w:t>
        </w:r>
      </w:ins>
      <w:r>
        <w:rPr>
          <w:sz w:val="22"/>
          <w:szCs w:val="22"/>
          <w:lang w:val="en-US"/>
          <w:rPrChange w:id="47" w:author="raul ignacio rojas espinoza" w:date="2026-07-14T11:46:00Z" w16du:dateUtc="2026-07-14T15:46:00Z">
            <w:rPr>
              <w:lang w:val="en-US"/>
            </w:rPr>
          </w:rPrChange>
        </w:rPr>
        <w:t xml:space="preserve"> support</w:t>
      </w:r>
      <w:del w:id="1007" w:author="Raul Rojas Espinoza" w:date="2026-07-30T20:31:52Z">
        <w:r>
          <w:rPr>
            <w:sz w:val="22"/>
            <w:szCs w:val="22"/>
            <w:lang w:val="en-US"/>
            <w:rPrChange w:id="47" w:author="raul ignacio rojas espinoza" w:date="2026-07-14T11:46:00Z" w16du:dateUtc="2026-07-14T15:46:00Z">
              <w:rPr>
                <w:lang w:val="en-US"/>
              </w:rPr>
            </w:rPrChange>
          </w:rPr>
          <w:delText xml:space="preserve"> searches by</w:delText>
        </w:r>
      </w:del>
      <w:r>
        <w:rPr>
          <w:sz w:val="22"/>
          <w:szCs w:val="22"/>
          <w:lang w:val="en-US"/>
          <w:rPrChange w:id="47" w:author="raul ignacio rojas espinoza" w:date="2026-07-14T11:46:00Z" w16du:dateUtc="2026-07-14T15:46:00Z">
            <w:rPr>
              <w:lang w:val="en-US"/>
            </w:rPr>
          </w:rPrChange>
        </w:rPr>
        <w:t xml:space="preserve"> symbols, identifiers and synonyms. Multi-Gene Search </w:t>
      </w:r>
      <w:del w:id="1008" w:author="Raul Rojas Espinoza" w:date="2026-07-30T20:31:52Z">
        <w:r>
          <w:rPr>
            <w:sz w:val="22"/>
            <w:szCs w:val="22"/>
            <w:lang w:val="en-US"/>
            <w:rPrChange w:id="47" w:author="raul ignacio rojas espinoza" w:date="2026-07-14T11:46:00Z" w16du:dateUtc="2026-07-14T15:46:00Z">
              <w:rPr>
                <w:lang w:val="en-US"/>
              </w:rPr>
            </w:rPrChange>
          </w:rPr>
          <w:delText>compares</w:delText>
        </w:r>
      </w:del>
      <w:ins w:id="1009" w:author="Raul Rojas Espinoza" w:date="2026-07-30T20:31:52Z">
        <w:r>
          <w:rPr>
            <w:sz w:val="22"/>
            <w:szCs w:val="22"/>
            <w:lang w:val="en-US"/>
            <w:rPrChange w:id="47" w:author="raul ignacio rojas espinoza" w:date="2026-07-14T11:46:00Z" w16du:dateUtc="2026-07-14T15:46:00Z">
              <w:rPr>
                <w:lang w:val="en-US"/>
              </w:rPr>
            </w:rPrChange>
          </w:rPr>
          <w:t>aligns</w:t>
        </w:r>
      </w:ins>
      <w:r>
        <w:rPr>
          <w:sz w:val="22"/>
          <w:szCs w:val="22"/>
          <w:lang w:val="en-US"/>
          <w:rPrChange w:id="47" w:author="raul ignacio rojas espinoza" w:date="2026-07-14T11:46:00Z" w16du:dateUtc="2026-07-14T15:46:00Z">
            <w:rPr>
              <w:lang w:val="en-US"/>
            </w:rPr>
          </w:rPrChange>
        </w:rPr>
        <w:t xml:space="preserve"> </w:t>
      </w:r>
      <w:del w:id="1010" w:author="Raul Rojas Espinoza" w:date="2026-07-30T20:31:52Z">
        <w:r>
          <w:rPr>
            <w:sz w:val="22"/>
            <w:szCs w:val="22"/>
            <w:lang w:val="en-US"/>
            <w:rPrChange w:id="47" w:author="raul ignacio rojas espinoza" w:date="2026-07-14T11:46:00Z" w16du:dateUtc="2026-07-14T15:46:00Z">
              <w:rPr>
                <w:lang w:val="en-US"/>
              </w:rPr>
            </w:rPrChange>
          </w:rPr>
          <w:delText>several</w:delText>
        </w:r>
      </w:del>
      <w:ins w:id="1011" w:author="Raul Rojas Espinoza" w:date="2026-07-30T20:31:52Z">
        <w:r>
          <w:rPr>
            <w:sz w:val="22"/>
            <w:szCs w:val="22"/>
            <w:lang w:val="en-US"/>
            <w:rPrChange w:id="47" w:author="raul ignacio rojas espinoza" w:date="2026-07-14T11:46:00Z" w16du:dateUtc="2026-07-14T15:46:00Z">
              <w:rPr>
                <w:lang w:val="en-US"/>
              </w:rPr>
            </w:rPrChange>
          </w:rPr>
          <w:t>transcript</w:t>
        </w:r>
      </w:ins>
      <w:r>
        <w:rPr>
          <w:sz w:val="22"/>
          <w:szCs w:val="22"/>
          <w:lang w:val="en-US"/>
          <w:rPrChange w:id="47" w:author="raul ignacio rojas espinoza" w:date="2026-07-14T11:46:00Z" w16du:dateUtc="2026-07-14T15:46:00Z">
            <w:rPr>
              <w:lang w:val="en-US"/>
            </w:rPr>
          </w:rPrChange>
        </w:rPr>
        <w:t xml:space="preserve"> </w:t>
      </w:r>
      <w:del w:id="1012" w:author="Raul Rojas Espinoza" w:date="2026-07-30T20:31:52Z">
        <w:r>
          <w:rPr>
            <w:sz w:val="22"/>
            <w:szCs w:val="22"/>
            <w:lang w:val="en-US"/>
            <w:rPrChange w:id="47" w:author="raul ignacio rojas espinoza" w:date="2026-07-14T11:46:00Z" w16du:dateUtc="2026-07-14T15:46:00Z">
              <w:rPr>
                <w:lang w:val="en-US"/>
              </w:rPr>
            </w:rPrChange>
          </w:rPr>
          <w:delText>genes</w:delText>
        </w:r>
      </w:del>
      <w:ins w:id="1013" w:author="Raul Rojas Espinoza" w:date="2026-07-30T20:31:52Z">
        <w:r>
          <w:rPr>
            <w:sz w:val="22"/>
            <w:szCs w:val="22"/>
            <w:lang w:val="en-US"/>
            <w:rPrChange w:id="47" w:author="raul ignacio rojas espinoza" w:date="2026-07-14T11:46:00Z" w16du:dateUtc="2026-07-14T15:46:00Z">
              <w:rPr>
                <w:lang w:val="en-US"/>
              </w:rPr>
            </w:rPrChange>
          </w:rPr>
          <w:t>isoforms</w:t>
        </w:r>
      </w:ins>
      <w:r>
        <w:rPr>
          <w:sz w:val="22"/>
          <w:szCs w:val="22"/>
          <w:lang w:val="en-US"/>
          <w:rPrChange w:id="47" w:author="raul ignacio rojas espinoza" w:date="2026-07-14T11:46:00Z" w16du:dateUtc="2026-07-14T15:46:00Z">
            <w:rPr>
              <w:lang w:val="en-US"/>
            </w:rPr>
          </w:rPrChange>
        </w:rPr>
        <w:t xml:space="preserve"> within one organism</w:t>
      </w:r>
      <w:del w:id="1014" w:author="Raul Rojas Espinoza" w:date="2026-07-30T20:31:52Z">
        <w:r>
          <w:rPr>
            <w:sz w:val="22"/>
            <w:szCs w:val="22"/>
            <w:lang w:val="en-US"/>
            <w:rPrChange w:id="47" w:author="raul ignacio rojas espinoza" w:date="2026-07-14T11:46:00Z" w16du:dateUtc="2026-07-14T15:46:00Z">
              <w:rPr>
                <w:lang w:val="en-US"/>
              </w:rPr>
            </w:rPrChange>
          </w:rPr>
          <w:delText xml:space="preserve"> and aligns transcript isoforms</w:delText>
        </w:r>
      </w:del>
      <w:r>
        <w:rPr>
          <w:sz w:val="22"/>
          <w:szCs w:val="22"/>
          <w:lang w:val="en-US"/>
          <w:rPrChange w:id="47" w:author="raul ignacio rojas espinoza" w:date="2026-07-14T11:46:00Z" w16du:dateUtc="2026-07-14T15:46:00Z">
            <w:rPr>
              <w:lang w:val="en-US"/>
            </w:rPr>
          </w:rPrChange>
        </w:rPr>
        <w:t>, whereas Cross-Species Gene Search provides exon-aware structural alignment, LASTZ blocks and MultiPIP-style conservation</w:t>
      </w:r>
      <w:del w:id="1015" w:author="Raul Rojas Espinoza" w:date="2026-07-30T20:31:52Z">
        <w:r>
          <w:rPr>
            <w:sz w:val="22"/>
            <w:szCs w:val="22"/>
            <w:lang w:val="en-US"/>
            <w:rPrChange w:id="47" w:author="raul ignacio rojas espinoza" w:date="2026-07-14T11:46:00Z" w16du:dateUtc="2026-07-14T15:46:00Z">
              <w:rPr>
                <w:lang w:val="en-US"/>
              </w:rPr>
            </w:rPrChange>
          </w:rPr>
          <w:delText xml:space="preserve"> views</w:delText>
        </w:r>
      </w:del>
      <w:r>
        <w:rPr>
          <w:sz w:val="22"/>
          <w:szCs w:val="22"/>
          <w:lang w:val="en-US"/>
          <w:rPrChange w:id="47" w:author="raul ignacio rojas espinoza" w:date="2026-07-14T11:46:00Z" w16du:dateUtc="2026-07-14T15:46:00Z">
            <w:rPr>
              <w:lang w:val="en-US"/>
            </w:rPr>
          </w:rPrChange>
        </w:rPr>
        <w:t xml:space="preserve">. </w:t>
      </w:r>
      <w:del w:id="1016" w:author="Raul Rojas Espinoza" w:date="2026-07-30T20:31:52Z">
        <w:r>
          <w:rPr>
            <w:sz w:val="22"/>
            <w:szCs w:val="22"/>
            <w:lang w:val="en-US"/>
            <w:rPrChange w:id="47" w:author="raul ignacio rojas espinoza" w:date="2026-07-14T11:46:00Z" w16du:dateUtc="2026-07-14T15:46:00Z">
              <w:rPr>
                <w:lang w:val="en-US"/>
              </w:rPr>
            </w:rPrChange>
          </w:rPr>
          <w:delText>Ten analytical</w:delText>
        </w:r>
      </w:del>
      <w:ins w:id="1017" w:author="Raul Rojas Espinoza" w:date="2026-07-30T20:31:52Z">
        <w:r>
          <w:rPr>
            <w:sz w:val="22"/>
            <w:szCs w:val="22"/>
            <w:lang w:val="en-US"/>
            <w:rPrChange w:id="47" w:author="raul ignacio rojas espinoza" w:date="2026-07-14T11:46:00Z" w16du:dateUtc="2026-07-14T15:46:00Z">
              <w:rPr>
                <w:lang w:val="en-US"/>
              </w:rPr>
            </w:rPrChange>
          </w:rPr>
          <w:t>Analytical</w:t>
        </w:r>
      </w:ins>
      <w:r>
        <w:rPr>
          <w:sz w:val="22"/>
          <w:szCs w:val="22"/>
          <w:lang w:val="en-US"/>
          <w:rPrChange w:id="47" w:author="raul ignacio rojas espinoza" w:date="2026-07-14T11:46:00Z" w16du:dateUtc="2026-07-14T15:46:00Z">
            <w:rPr>
              <w:lang w:val="en-US"/>
            </w:rPr>
          </w:rPrChange>
        </w:rPr>
        <w:t xml:space="preserve"> summaries, </w:t>
      </w:r>
      <w:del w:id="1018" w:author="Raul Rojas Espinoza" w:date="2026-07-30T20:31:52Z">
        <w:r>
          <w:rPr>
            <w:sz w:val="22"/>
            <w:szCs w:val="22"/>
            <w:lang w:val="en-US"/>
            <w:rPrChange w:id="47" w:author="raul ignacio rojas espinoza" w:date="2026-07-14T11:46:00Z" w16du:dateUtc="2026-07-14T15:46:00Z">
              <w:rPr>
                <w:lang w:val="en-US"/>
              </w:rPr>
            </w:rPrChange>
          </w:rPr>
          <w:delText>Gene Ontology</w:delText>
        </w:r>
      </w:del>
      <w:ins w:id="1019" w:author="Raul Rojas Espinoza" w:date="2026-07-30T20:31:52Z">
        <w:r>
          <w:rPr>
            <w:sz w:val="22"/>
            <w:szCs w:val="22"/>
            <w:lang w:val="en-US"/>
            <w:rPrChange w:id="47" w:author="raul ignacio rojas espinoza" w:date="2026-07-14T11:46:00Z" w16du:dateUtc="2026-07-14T15:46:00Z">
              <w:rPr>
                <w:lang w:val="en-US"/>
              </w:rPr>
            </w:rPrChange>
          </w:rPr>
          <w:t>functional</w:t>
        </w:r>
      </w:ins>
      <w:r>
        <w:rPr>
          <w:sz w:val="22"/>
          <w:szCs w:val="22"/>
          <w:lang w:val="en-US"/>
          <w:rPrChange w:id="47" w:author="raul ignacio rojas espinoza" w:date="2026-07-14T11:46:00Z" w16du:dateUtc="2026-07-14T15:46:00Z">
            <w:rPr>
              <w:lang w:val="en-US"/>
            </w:rPr>
          </w:rPrChange>
        </w:rPr>
        <w:t xml:space="preserve"> annotations, </w:t>
      </w:r>
      <w:del w:id="1020" w:author="Raul Rojas Espinoza" w:date="2026-07-30T20:31:52Z">
        <w:r>
          <w:rPr>
            <w:sz w:val="22"/>
            <w:szCs w:val="22"/>
            <w:lang w:val="en-US"/>
            <w:rPrChange w:id="47" w:author="raul ignacio rojas espinoza" w:date="2026-07-14T11:46:00Z" w16du:dateUtc="2026-07-14T15:46:00Z">
              <w:rPr>
                <w:lang w:val="en-US"/>
              </w:rPr>
            </w:rPrChange>
          </w:rPr>
          <w:delText>STRING</w:delText>
        </w:r>
      </w:del>
      <w:ins w:id="1021" w:author="Raul Rojas Espinoza" w:date="2026-07-30T20:31:52Z">
        <w:r>
          <w:rPr>
            <w:sz w:val="22"/>
            <w:szCs w:val="22"/>
            <w:lang w:val="en-US"/>
            <w:rPrChange w:id="47" w:author="raul ignacio rojas espinoza" w:date="2026-07-14T11:46:00Z" w16du:dateUtc="2026-07-14T15:46:00Z">
              <w:rPr>
                <w:lang w:val="en-US"/>
              </w:rPr>
            </w:rPrChange>
          </w:rPr>
          <w:t>interaction</w:t>
        </w:r>
      </w:ins>
      <w:r>
        <w:rPr>
          <w:sz w:val="22"/>
          <w:szCs w:val="22"/>
          <w:lang w:val="en-US"/>
          <w:rPrChange w:id="47" w:author="raul ignacio rojas espinoza" w:date="2026-07-14T11:46:00Z" w16du:dateUtc="2026-07-14T15:46:00Z">
            <w:rPr>
              <w:lang w:val="en-US"/>
            </w:rPr>
          </w:rPrChange>
        </w:rPr>
        <w:t xml:space="preserve"> networks, literature links and strand-aware sequence extraction provide biological context</w:t>
      </w:r>
      <w:ins w:id="1022" w:author="Raul Rojas Espinoza" w:date="2026-07-30T20:31:52Z">
        <w:r>
          <w:rPr>
            <w:sz w:val="22"/>
            <w:szCs w:val="22"/>
            <w:lang w:val="en-US"/>
            <w:rPrChange w:id="47" w:author="raul ignacio rojas espinoza" w:date="2026-07-14T11:46:00Z" w16du:dateUtc="2026-07-14T15:46:00Z">
              <w:rPr>
                <w:lang w:val="en-US"/>
              </w:rPr>
            </w:rPrChange>
          </w:rPr>
          <w:t>. Figure Studio assembles structural, alignment and analytical outputs into publication-ready SVG or PNG panels, while read-only interactive reports support reproducible sharing</w:t>
        </w:r>
      </w:ins>
      <w:r>
        <w:rPr>
          <w:sz w:val="22"/>
          <w:szCs w:val="22"/>
          <w:lang w:val="en-US"/>
          <w:rPrChange w:id="47" w:author="raul ignacio rojas espinoza" w:date="2026-07-14T11:46:00Z" w16du:dateUtc="2026-07-14T15:46:00Z">
            <w:rPr>
              <w:lang w:val="en-US"/>
            </w:rPr>
          </w:rPrChange>
        </w:rPr>
        <w:t xml:space="preserve">. The web server includes 25 curated references; the desktop catalog provides the same </w:t>
      </w:r>
      <w:del w:id="1023" w:author="Raul Rojas Espinoza" w:date="2026-07-30T20:31:52Z">
        <w:r>
          <w:rPr>
            <w:sz w:val="22"/>
            <w:szCs w:val="22"/>
            <w:lang w:val="en-US"/>
            <w:rPrChange w:id="47" w:author="raul ignacio rojas espinoza" w:date="2026-07-14T11:46:00Z" w16du:dateUtc="2026-07-14T15:46:00Z">
              <w:rPr>
                <w:lang w:val="en-US"/>
              </w:rPr>
            </w:rPrChange>
          </w:rPr>
          <w:delText xml:space="preserve">25 </w:delText>
        </w:r>
      </w:del>
      <w:r>
        <w:rPr>
          <w:sz w:val="22"/>
          <w:szCs w:val="22"/>
          <w:lang w:val="en-US"/>
          <w:rPrChange w:id="47" w:author="raul ignacio rojas espinoza" w:date="2026-07-14T11:46:00Z" w16du:dateUtc="2026-07-14T15:46:00Z">
            <w:rPr>
              <w:lang w:val="en-US"/>
            </w:rPr>
          </w:rPrChange>
        </w:rPr>
        <w:t xml:space="preserve">datasets for </w:t>
      </w:r>
      <w:del w:id="1024" w:author="Raul Rojas Espinoza" w:date="2026-07-30T20:31:52Z">
        <w:r>
          <w:rPr>
            <w:sz w:val="22"/>
            <w:szCs w:val="22"/>
            <w:lang w:val="en-US"/>
            <w:rPrChange w:id="47" w:author="raul ignacio rojas espinoza" w:date="2026-07-14T11:46:00Z" w16du:dateUtc="2026-07-14T15:46:00Z">
              <w:rPr>
                <w:lang w:val="en-US"/>
              </w:rPr>
            </w:rPrChange>
          </w:rPr>
          <w:delText>on-demand</w:delText>
        </w:r>
      </w:del>
      <w:ins w:id="1025" w:author="Raul Rojas Espinoza" w:date="2026-07-30T20:31:52Z">
        <w:r>
          <w:rPr>
            <w:sz w:val="22"/>
            <w:szCs w:val="22"/>
            <w:lang w:val="en-US"/>
            <w:rPrChange w:id="47" w:author="raul ignacio rojas espinoza" w:date="2026-07-14T11:46:00Z" w16du:dateUtc="2026-07-14T15:46:00Z">
              <w:rPr>
                <w:lang w:val="en-US"/>
              </w:rPr>
            </w:rPrChange>
          </w:rPr>
          <w:t>selective</w:t>
        </w:r>
      </w:ins>
      <w:r>
        <w:rPr>
          <w:sz w:val="22"/>
          <w:szCs w:val="22"/>
          <w:lang w:val="en-US"/>
          <w:rPrChange w:id="47" w:author="raul ignacio rojas espinoza" w:date="2026-07-14T11:46:00Z" w16du:dateUtc="2026-07-14T15:46:00Z">
            <w:rPr>
              <w:lang w:val="en-US"/>
            </w:rPr>
          </w:rPrChange>
        </w:rPr>
        <w:t xml:space="preserve"> local installation and </w:t>
      </w:r>
      <w:del w:id="1026" w:author="Raul Rojas Espinoza" w:date="2026-07-30T20:31:52Z">
        <w:r>
          <w:rPr>
            <w:sz w:val="22"/>
            <w:szCs w:val="22"/>
            <w:lang w:val="en-US"/>
            <w:rPrChange w:id="47" w:author="raul ignacio rojas espinoza" w:date="2026-07-14T11:46:00Z" w16du:dateUtc="2026-07-14T15:46:00Z">
              <w:rPr>
                <w:lang w:val="en-US"/>
              </w:rPr>
            </w:rPrChange>
          </w:rPr>
          <w:delText xml:space="preserve">also </w:delText>
        </w:r>
      </w:del>
      <w:r>
        <w:rPr>
          <w:sz w:val="22"/>
          <w:szCs w:val="22"/>
          <w:lang w:val="en-US"/>
          <w:rPrChange w:id="47" w:author="raul ignacio rojas espinoza" w:date="2026-07-14T11:46:00Z" w16du:dateUtc="2026-07-14T15:46:00Z">
            <w:rPr>
              <w:lang w:val="en-US"/>
            </w:rPr>
          </w:rPrChange>
        </w:rPr>
        <w:t>accepts</w:t>
      </w:r>
      <w:del w:id="1027" w:author="Raul Rojas Espinoza" w:date="2026-07-30T20:31:52Z">
        <w:r>
          <w:rPr>
            <w:sz w:val="22"/>
            <w:szCs w:val="22"/>
            <w:lang w:val="en-US"/>
            <w:rPrChange w:id="47" w:author="raul ignacio rojas espinoza" w:date="2026-07-14T11:46:00Z" w16du:dateUtc="2026-07-14T15:46:00Z">
              <w:rPr>
                <w:lang w:val="en-US"/>
              </w:rPr>
            </w:rPrChange>
          </w:rPr>
          <w:delText xml:space="preserve"> additional</w:delText>
        </w:r>
      </w:del>
      <w:r>
        <w:rPr>
          <w:sz w:val="22"/>
          <w:szCs w:val="22"/>
          <w:lang w:val="en-US"/>
          <w:rPrChange w:id="47" w:author="raul ignacio rojas espinoza" w:date="2026-07-14T11:46:00Z" w16du:dateUtc="2026-07-14T15:46:00Z">
            <w:rPr>
              <w:lang w:val="en-US"/>
            </w:rPr>
          </w:rPrChange>
        </w:rPr>
        <w:t xml:space="preserve"> NCBI or user-supplied assemblies.</w:t>
      </w:r>
      <w:commentRangeEnd w:id="44"/>
      <w:commentRangeEnd w:id="45"/>
      <w:commentRangeEnd w:id="43"/>
      <w:commentRangeEnd w:id="42"/>
      <w:commentRangeEnd w:id="41"/>
      <w:commentRangeEnd w:id="40"/>
      <w:r w:rsidRPr="005420C5">
        <w:rPr>
          <w:rStyle w:val="Refdecomentario"/>
          <w:sz w:val="22"/>
          <w:szCs w:val="22"/>
          <w:lang w:val="en-US"/>
          <w:rPrChange w:id="89" w:author="raul ignacio rojas espinoza" w:date="2026-07-14T11:46:00Z" w16du:dateUtc="2026-07-14T15:46:00Z">
            <w:rPr>
              <w:rStyle w:val="Refdecomentario"/>
              <w:sz w:val="24"/>
              <w:szCs w:val="24"/>
              <w:lang w:val="en-US"/>
            </w:rPr>
          </w:rPrChange>
        </w:rPr>
        <w:commentReference w:id="44"/>
      </w:r>
      <w:r w:rsidRPr="005420C5">
        <w:rPr>
          <w:rStyle w:val="Refdecomentario"/>
          <w:sz w:val="22"/>
          <w:szCs w:val="22"/>
          <w:lang w:val="en-US"/>
          <w:rPrChange w:id="90" w:author="raul ignacio rojas espinoza" w:date="2026-07-14T11:46:00Z" w16du:dateUtc="2026-07-14T15:46:00Z">
            <w:rPr>
              <w:rStyle w:val="Refdecomentario"/>
              <w:sz w:val="24"/>
              <w:szCs w:val="24"/>
              <w:lang w:val="en-US"/>
            </w:rPr>
          </w:rPrChange>
        </w:rPr>
        <w:commentReference w:id="45"/>
      </w:r>
      <w:r w:rsidRPr="005420C5">
        <w:rPr>
          <w:rStyle w:val="Refdecomentario"/>
          <w:sz w:val="22"/>
          <w:szCs w:val="22"/>
          <w:lang w:val="en-US"/>
          <w:rPrChange w:id="91" w:author="raul ignacio rojas espinoza" w:date="2026-07-14T11:46:00Z" w16du:dateUtc="2026-07-14T15:46:00Z">
            <w:rPr>
              <w:rStyle w:val="Refdecomentario"/>
              <w:sz w:val="24"/>
              <w:szCs w:val="24"/>
              <w:lang w:val="en-US"/>
            </w:rPr>
          </w:rPrChange>
        </w:rPr>
        <w:commentReference w:id="43"/>
      </w:r>
      <w:r w:rsidRPr="005420C5">
        <w:rPr>
          <w:rStyle w:val="Refdecomentario"/>
          <w:sz w:val="22"/>
          <w:szCs w:val="22"/>
          <w:lang w:val="en-US"/>
          <w:rPrChange w:id="92" w:author="raul ignacio rojas espinoza" w:date="2026-07-14T11:46:00Z" w16du:dateUtc="2026-07-14T15:46:00Z">
            <w:rPr>
              <w:rStyle w:val="Refdecomentario"/>
              <w:sz w:val="24"/>
              <w:szCs w:val="24"/>
              <w:lang w:val="en-US"/>
            </w:rPr>
          </w:rPrChange>
        </w:rPr>
        <w:commentReference w:id="42"/>
      </w:r>
      <w:r w:rsidRPr="005420C5">
        <w:rPr>
          <w:rStyle w:val="Refdecomentario"/>
          <w:sz w:val="22"/>
          <w:szCs w:val="22"/>
          <w:lang w:val="en-US"/>
          <w:rPrChange w:id="93" w:author="raul ignacio rojas espinoza" w:date="2026-07-14T11:46:00Z" w16du:dateUtc="2026-07-14T15:46:00Z">
            <w:rPr>
              <w:rStyle w:val="Refdecomentario"/>
              <w:sz w:val="24"/>
              <w:szCs w:val="24"/>
              <w:lang w:val="en-US"/>
            </w:rPr>
          </w:rPrChange>
        </w:rPr>
        <w:commentReference w:id="41"/>
      </w:r>
      <w:r w:rsidRPr="005420C5">
        <w:rPr>
          <w:rStyle w:val="Refdecomentario"/>
          <w:sz w:val="22"/>
          <w:szCs w:val="22"/>
          <w:lang w:val="en-US"/>
          <w:rPrChange w:id="94" w:author="raul ignacio rojas espinoza" w:date="2026-07-14T11:46:00Z" w16du:dateUtc="2026-07-14T15:46:00Z">
            <w:rPr>
              <w:rStyle w:val="Refdecomentario"/>
              <w:sz w:val="24"/>
              <w:szCs w:val="24"/>
              <w:lang w:val="en-US"/>
            </w:rPr>
          </w:rPrChange>
        </w:rPr>
        <w:commentReference w:id="40"/>
      </w:r>
    </w:p>
    <w:p w14:paraId="70B7C379" w14:textId="44BA3EFD" w:rsidR="00071455" w:rsidRPr="005420C5" w:rsidRDefault="00000000">
      <w:pPr>
        <w:jc w:val="both"/>
        <w:rPr>
          <w:sz w:val="22"/>
          <w:szCs w:val="22"/>
          <w:lang w:val="en-US"/>
          <w:rPrChange w:id="95" w:author="raul ignacio rojas espinoza" w:date="2026-07-14T11:46:00Z" w16du:dateUtc="2026-07-14T15:46:00Z">
            <w:rPr>
              <w:lang w:val="en-US"/>
            </w:rPr>
          </w:rPrChange>
        </w:rPr>
      </w:pPr>
      <w:commentRangeStart w:id="96"/>
      <w:commentRangeStart w:id="97"/>
      <w:commentRangeStart w:id="98"/>
      <w:commentRangeStart w:id="99"/>
      <w:commentRangeStart w:id="100"/>
      <w:commentRangeStart w:id="101"/>
      <w:r>
        <w:rPr>
          <w:b/>
          <w:sz w:val="22"/>
          <w:szCs w:val="22"/>
          <w:lang w:val="en-US"/>
          <w:rPrChange w:id="102" w:author="raul ignacio rojas espinoza" w:date="2026-07-14T11:46:00Z" w16du:dateUtc="2026-07-14T15:46:00Z">
            <w:rPr>
              <w:b/>
              <w:lang w:val="en-US"/>
            </w:rPr>
          </w:rPrChange>
        </w:rPr>
        <w:t xml:space="preserve">Availability and implementation: </w:t>
      </w:r>
      <w:r>
        <w:rPr>
          <w:sz w:val="22"/>
          <w:szCs w:val="22"/>
          <w:lang w:val="en-US"/>
          <w:rPrChange w:id="103" w:author="raul ignacio rojas espinoza" w:date="2026-07-14T11:46:00Z" w16du:dateUtc="2026-07-14T15:46:00Z">
            <w:rPr>
              <w:lang w:val="en-US"/>
            </w:rPr>
          </w:rPrChange>
        </w:rPr>
        <w:t>CGV is available at https://</w:t>
      </w:r>
      <w:del w:id="1028" w:author="Raul Rojas Espinoza" w:date="2026-07-30T20:31:52Z">
        <w:r>
          <w:rPr>
            <w:sz w:val="22"/>
            <w:szCs w:val="22"/>
            <w:lang w:val="en-US"/>
            <w:rPrChange w:id="103" w:author="raul ignacio rojas espinoza" w:date="2026-07-14T11:46:00Z" w16du:dateUtc="2026-07-14T15:46:00Z">
              <w:rPr>
                <w:lang w:val="en-US"/>
              </w:rPr>
            </w:rPrChange>
          </w:rPr>
          <w:delText>cgv</w:delText>
        </w:r>
      </w:del>
      <w:ins w:id="1029" w:author="Raul Rojas Espinoza" w:date="2026-07-30T20:31:52Z">
        <w:r>
          <w:rPr>
            <w:sz w:val="22"/>
            <w:szCs w:val="22"/>
            <w:lang w:val="en-US"/>
            <w:rPrChange w:id="103" w:author="raul ignacio rojas espinoza" w:date="2026-07-14T11:46:00Z" w16du:dateUtc="2026-07-14T15:46:00Z">
              <w:rPr>
                <w:lang w:val="en-US"/>
              </w:rPr>
            </w:rPrChange>
          </w:rPr>
          <w:t>cgvapp</w:t>
        </w:r>
      </w:ins>
      <w:r>
        <w:rPr>
          <w:sz w:val="22"/>
          <w:szCs w:val="22"/>
          <w:lang w:val="en-US"/>
          <w:rPrChange w:id="103" w:author="raul ignacio rojas espinoza" w:date="2026-07-14T11:46:00Z" w16du:dateUtc="2026-07-14T15:46:00Z">
            <w:rPr>
              <w:lang w:val="en-US"/>
            </w:rPr>
          </w:rPrChange>
        </w:rPr>
        <w:t>.</w:t>
      </w:r>
      <w:del w:id="1030" w:author="Raul Rojas Espinoza" w:date="2026-07-30T20:31:52Z">
        <w:r>
          <w:rPr>
            <w:sz w:val="22"/>
            <w:szCs w:val="22"/>
            <w:lang w:val="en-US"/>
            <w:rPrChange w:id="103" w:author="raul ignacio rojas espinoza" w:date="2026-07-14T11:46:00Z" w16du:dateUtc="2026-07-14T15:46:00Z">
              <w:rPr>
                <w:lang w:val="en-US"/>
              </w:rPr>
            </w:rPrChange>
          </w:rPr>
          <w:delText>mobilomics.org</w:delText>
        </w:r>
      </w:del>
      <w:ins w:id="1031" w:author="Raul Rojas Espinoza" w:date="2026-07-30T20:31:52Z">
        <w:r>
          <w:rPr>
            <w:sz w:val="22"/>
            <w:szCs w:val="22"/>
            <w:lang w:val="en-US"/>
            <w:rPrChange w:id="103" w:author="raul ignacio rojas espinoza" w:date="2026-07-14T11:46:00Z" w16du:dateUtc="2026-07-14T15:46:00Z">
              <w:rPr>
                <w:lang w:val="en-US"/>
              </w:rPr>
            </w:rPrChange>
          </w:rPr>
          <w:t>com</w:t>
        </w:r>
      </w:ins>
      <w:r>
        <w:rPr>
          <w:sz w:val="22"/>
          <w:szCs w:val="22"/>
          <w:lang w:val="en-US"/>
          <w:rPrChange w:id="103" w:author="raul ignacio rojas espinoza" w:date="2026-07-14T11:46:00Z" w16du:dateUtc="2026-07-14T15:46:00Z">
            <w:rPr>
              <w:lang w:val="en-US"/>
            </w:rPr>
          </w:rPrChange>
        </w:rPr>
        <w:t>. Source code, documentation and deployment files are available under the MIT license at https://github.com/raulrojas22/CGV.</w:t>
      </w:r>
      <w:commentRangeEnd w:id="100"/>
      <w:commentRangeEnd w:id="101"/>
      <w:commentRangeEnd w:id="98"/>
      <w:commentRangeEnd w:id="99"/>
      <w:commentRangeEnd w:id="96"/>
      <w:commentRangeEnd w:id="97"/>
      <w:r w:rsidRPr="005420C5">
        <w:rPr>
          <w:rStyle w:val="Refdecomentario"/>
          <w:sz w:val="22"/>
          <w:szCs w:val="22"/>
          <w:lang w:val="en-US"/>
          <w:rPrChange w:id="113" w:author="raul ignacio rojas espinoza" w:date="2026-07-14T11:46:00Z" w16du:dateUtc="2026-07-14T15:46:00Z">
            <w:rPr>
              <w:rStyle w:val="Refdecomentario"/>
              <w:sz w:val="24"/>
              <w:szCs w:val="24"/>
              <w:lang w:val="en-US"/>
            </w:rPr>
          </w:rPrChange>
        </w:rPr>
        <w:commentReference w:id="100"/>
      </w:r>
      <w:r w:rsidRPr="005420C5">
        <w:rPr>
          <w:rStyle w:val="Refdecomentario"/>
          <w:sz w:val="22"/>
          <w:szCs w:val="22"/>
          <w:lang w:val="en-US"/>
          <w:rPrChange w:id="114" w:author="raul ignacio rojas espinoza" w:date="2026-07-14T11:46:00Z" w16du:dateUtc="2026-07-14T15:46:00Z">
            <w:rPr>
              <w:rStyle w:val="Refdecomentario"/>
              <w:sz w:val="24"/>
              <w:szCs w:val="24"/>
              <w:lang w:val="en-US"/>
            </w:rPr>
          </w:rPrChange>
        </w:rPr>
        <w:commentReference w:id="101"/>
      </w:r>
      <w:r w:rsidRPr="005420C5">
        <w:rPr>
          <w:rStyle w:val="Refdecomentario"/>
          <w:sz w:val="22"/>
          <w:szCs w:val="22"/>
          <w:lang w:val="en-US"/>
          <w:rPrChange w:id="115" w:author="raul ignacio rojas espinoza" w:date="2026-07-14T11:46:00Z" w16du:dateUtc="2026-07-14T15:46:00Z">
            <w:rPr>
              <w:rStyle w:val="Refdecomentario"/>
              <w:sz w:val="24"/>
              <w:szCs w:val="24"/>
              <w:lang w:val="en-US"/>
            </w:rPr>
          </w:rPrChange>
        </w:rPr>
        <w:commentReference w:id="98"/>
      </w:r>
      <w:r w:rsidRPr="005420C5">
        <w:rPr>
          <w:rStyle w:val="Refdecomentario"/>
          <w:sz w:val="22"/>
          <w:szCs w:val="22"/>
          <w:lang w:val="en-US"/>
          <w:rPrChange w:id="116" w:author="raul ignacio rojas espinoza" w:date="2026-07-14T11:46:00Z" w16du:dateUtc="2026-07-14T15:46:00Z">
            <w:rPr>
              <w:rStyle w:val="Refdecomentario"/>
              <w:sz w:val="24"/>
              <w:szCs w:val="24"/>
              <w:lang w:val="en-US"/>
            </w:rPr>
          </w:rPrChange>
        </w:rPr>
        <w:commentReference w:id="99"/>
      </w:r>
      <w:r w:rsidRPr="005420C5">
        <w:rPr>
          <w:rStyle w:val="Refdecomentario"/>
          <w:sz w:val="22"/>
          <w:szCs w:val="22"/>
          <w:lang w:val="en-US"/>
          <w:rPrChange w:id="117" w:author="raul ignacio rojas espinoza" w:date="2026-07-14T11:46:00Z" w16du:dateUtc="2026-07-14T15:46:00Z">
            <w:rPr>
              <w:rStyle w:val="Refdecomentario"/>
              <w:sz w:val="24"/>
              <w:szCs w:val="24"/>
              <w:lang w:val="en-US"/>
            </w:rPr>
          </w:rPrChange>
        </w:rPr>
        <w:commentReference w:id="96"/>
      </w:r>
      <w:r w:rsidRPr="005420C5">
        <w:rPr>
          <w:rStyle w:val="Refdecomentario"/>
          <w:sz w:val="22"/>
          <w:szCs w:val="22"/>
          <w:lang w:val="en-US"/>
          <w:rPrChange w:id="118" w:author="raul ignacio rojas espinoza" w:date="2026-07-14T11:46:00Z" w16du:dateUtc="2026-07-14T15:46:00Z">
            <w:rPr>
              <w:rStyle w:val="Refdecomentario"/>
              <w:sz w:val="24"/>
              <w:szCs w:val="24"/>
              <w:lang w:val="en-US"/>
            </w:rPr>
          </w:rPrChange>
        </w:rPr>
        <w:commentReference w:id="97"/>
      </w:r>
    </w:p>
    <w:p w14:paraId="2805DAB3" w14:textId="64D51BA0" w:rsidR="00071455" w:rsidRPr="005420C5" w:rsidRDefault="00000000">
      <w:pPr>
        <w:jc w:val="both"/>
        <w:rPr>
          <w:sz w:val="22"/>
          <w:szCs w:val="22"/>
          <w:lang w:val="en-US"/>
          <w:rPrChange w:id="119" w:author="raul ignacio rojas espinoza" w:date="2026-07-14T11:46:00Z" w16du:dateUtc="2026-07-14T15:46:00Z">
            <w:rPr>
              <w:lang w:val="en-US"/>
            </w:rPr>
          </w:rPrChange>
        </w:rPr>
      </w:pPr>
      <w:r w:rsidRPr="005420C5">
        <w:rPr>
          <w:b/>
          <w:sz w:val="22"/>
          <w:szCs w:val="22"/>
          <w:lang w:val="en-US"/>
          <w:rPrChange w:id="120" w:author="raul ignacio rojas espinoza" w:date="2026-07-14T11:46:00Z" w16du:dateUtc="2026-07-14T15:46:00Z">
            <w:rPr>
              <w:b/>
              <w:lang w:val="en-US"/>
            </w:rPr>
          </w:rPrChange>
        </w:rPr>
        <w:t xml:space="preserve">Software contact: </w:t>
      </w:r>
      <w:r w:rsidRPr="005420C5">
        <w:rPr>
          <w:sz w:val="22"/>
          <w:szCs w:val="22"/>
          <w:lang w:val="en-US"/>
          <w:rPrChange w:id="121" w:author="raul ignacio rojas espinoza" w:date="2026-07-14T11:46:00Z" w16du:dateUtc="2026-07-14T15:46:00Z">
            <w:rPr>
              <w:lang w:val="en-US"/>
            </w:rPr>
          </w:rPrChange>
        </w:rPr>
        <w:t>raul.rojas@utalca.cl</w:t>
      </w:r>
    </w:p>
    <w:p w14:paraId="03A3DB93" w14:textId="77777777" w:rsidR="00071455" w:rsidRPr="005420C5" w:rsidRDefault="00000000">
      <w:pPr>
        <w:jc w:val="both"/>
        <w:rPr>
          <w:sz w:val="22"/>
          <w:szCs w:val="22"/>
          <w:lang w:val="en-US"/>
          <w:rPrChange w:id="122" w:author="raul ignacio rojas espinoza" w:date="2026-07-14T11:46:00Z" w16du:dateUtc="2026-07-14T15:46:00Z">
            <w:rPr>
              <w:lang w:val="en-US"/>
            </w:rPr>
          </w:rPrChange>
        </w:rPr>
      </w:pPr>
      <w:r w:rsidRPr="005420C5">
        <w:rPr>
          <w:b/>
          <w:sz w:val="22"/>
          <w:szCs w:val="22"/>
          <w:lang w:val="en-US"/>
          <w:rPrChange w:id="123" w:author="raul ignacio rojas espinoza" w:date="2026-07-14T11:46:00Z" w16du:dateUtc="2026-07-14T15:46:00Z">
            <w:rPr>
              <w:b/>
              <w:lang w:val="en-US"/>
            </w:rPr>
          </w:rPrChange>
        </w:rPr>
        <w:t xml:space="preserve">Keywords: </w:t>
      </w:r>
      <w:r w:rsidRPr="005420C5">
        <w:rPr>
          <w:sz w:val="22"/>
          <w:szCs w:val="22"/>
          <w:lang w:val="en-US"/>
          <w:rPrChange w:id="124" w:author="raul ignacio rojas espinoza" w:date="2026-07-14T11:46:00Z" w16du:dateUtc="2026-07-14T15:46:00Z">
            <w:rPr>
              <w:lang w:val="en-US"/>
            </w:rPr>
          </w:rPrChange>
        </w:rPr>
        <w:t>comparative genomics; gene structure; transcript isoforms; data visualization; software</w:t>
      </w:r>
    </w:p>
    <w:p w14:paraId="402B4203" w14:textId="3169AE76" w:rsidR="00071455" w:rsidRDefault="00071455">
      <w:pPr>
        <w:jc w:val="both"/>
        <w:rPr>
          <w:lang w:val="en-US"/>
        </w:rPr>
      </w:pPr>
    </w:p>
    <w:p w14:paraId="52EEF6AF" w14:textId="77777777" w:rsidR="005420C5" w:rsidRPr="002D39DB" w:rsidRDefault="005420C5">
      <w:pPr>
        <w:jc w:val="both"/>
        <w:rPr>
          <w:lang w:val="en-US"/>
        </w:rPr>
      </w:pPr>
    </w:p>
    <w:p w14:paraId="56903BFD" w14:textId="77777777" w:rsidR="00071455" w:rsidRPr="005420C5" w:rsidRDefault="00000000">
      <w:pPr>
        <w:pStyle w:val="Ttulo1"/>
        <w:keepNext/>
        <w:spacing w:before="160" w:after="0"/>
        <w:rPr>
          <w:sz w:val="22"/>
          <w:szCs w:val="22"/>
          <w:lang w:val="en-US"/>
          <w:rPrChange w:id="126" w:author="raul ignacio rojas espinoza" w:date="2026-07-14T11:47:00Z" w16du:dateUtc="2026-07-14T15:47:00Z">
            <w:rPr>
              <w:lang w:val="en-US"/>
            </w:rPr>
          </w:rPrChange>
        </w:rPr>
      </w:pPr>
      <w:r w:rsidRPr="005420C5">
        <w:rPr>
          <w:sz w:val="22"/>
          <w:szCs w:val="22"/>
          <w:lang w:val="en-US"/>
          <w:rPrChange w:id="127" w:author="raul ignacio rojas espinoza" w:date="2026-07-14T11:47:00Z" w16du:dateUtc="2026-07-14T15:47:00Z">
            <w:rPr>
              <w:lang w:val="en-US"/>
            </w:rPr>
          </w:rPrChange>
        </w:rPr>
        <w:lastRenderedPageBreak/>
        <w:t>1. Introduction</w:t>
      </w:r>
    </w:p>
    <w:p w14:paraId="765A3D03" w14:textId="09F06F51" w:rsidR="00071455" w:rsidRPr="005420C5" w:rsidDel="00410B6F" w:rsidRDefault="00000000">
      <w:pPr>
        <w:jc w:val="both"/>
        <w:rPr>
          <w:sz w:val="22"/>
          <w:szCs w:val="22"/>
          <w:lang w:val="en-US"/>
          <w:rPrChange w:id="129" w:author="raul ignacio rojas espinoza" w:date="2026-07-14T11:47:00Z" w16du:dateUtc="2026-07-14T15:47:00Z">
            <w:rPr>
              <w:lang w:val="en-US"/>
            </w:rPr>
          </w:rPrChange>
        </w:rPr>
      </w:pPr>
      <w:commentRangeStart w:id="131"/>
      <w:commentRangeStart w:id="132"/>
      <w:r w:rsidRPr="005420C5">
        <w:rPr>
          <w:sz w:val="22"/>
          <w:szCs w:val="22"/>
          <w:lang w:val="en-US"/>
          <w:rPrChange w:id="136" w:author="raul ignacio rojas espinoza" w:date="2026-07-14T11:47:00Z" w16du:dateUtc="2026-07-14T15:47:00Z">
            <w:rPr>
              <w:lang w:val="en-US"/>
            </w:rPr>
          </w:rPrChange>
        </w:rPr>
        <w:t xml:space="preserve">The growing </w:t>
      </w:r>
      <w:r w:rsidRPr="005420C5">
        <w:rPr>
          <w:sz w:val="22"/>
          <w:szCs w:val="22"/>
          <w:lang w:val="en-US"/>
          <w:rPrChange w:id="137" w:author="raul ignacio rojas espinoza" w:date="2026-07-14T11:47:00Z" w16du:dateUtc="2026-07-14T15:47:00Z">
            <w:rPr>
              <w:lang w:val="en-US"/>
            </w:rPr>
          </w:rPrChange>
        </w:rPr>
        <w:t xml:space="preserve">number </w:t>
      </w:r>
      <w:r w:rsidRPr="005420C5">
        <w:rPr>
          <w:sz w:val="22"/>
          <w:szCs w:val="22"/>
          <w:lang w:val="en-US"/>
          <w:rPrChange w:id="139" w:author="raul ignacio rojas espinoza" w:date="2026-07-14T11:47:00Z" w16du:dateUtc="2026-07-14T15:47:00Z">
            <w:rPr>
              <w:lang w:val="en-US"/>
            </w:rPr>
          </w:rPrChange>
        </w:rPr>
        <w:t xml:space="preserve">and taxonomic breadth </w:t>
      </w:r>
      <w:r w:rsidRPr="005420C5">
        <w:rPr>
          <w:sz w:val="22"/>
          <w:szCs w:val="22"/>
          <w:lang w:val="en-US"/>
          <w:rPrChange w:id="140" w:author="raul ignacio rojas espinoza" w:date="2026-07-14T11:47:00Z" w16du:dateUtc="2026-07-14T15:47:00Z">
            <w:rPr>
              <w:lang w:val="en-US"/>
            </w:rPr>
          </w:rPrChange>
        </w:rPr>
        <w:t xml:space="preserve">of </w:t>
      </w:r>
      <w:r w:rsidRPr="005420C5">
        <w:rPr>
          <w:sz w:val="22"/>
          <w:szCs w:val="22"/>
          <w:lang w:val="en-US"/>
          <w:rPrChange w:id="144" w:author="raul ignacio rojas espinoza" w:date="2026-07-14T11:47:00Z" w16du:dateUtc="2026-07-14T15:47:00Z">
            <w:rPr>
              <w:lang w:val="en-US"/>
            </w:rPr>
          </w:rPrChange>
        </w:rPr>
        <w:t xml:space="preserve">genome assemblies have made interpretation, rather than data access, a central practical </w:t>
      </w:r>
      <w:r w:rsidRPr="005420C5">
        <w:rPr>
          <w:sz w:val="22"/>
          <w:szCs w:val="22"/>
          <w:lang w:val="en-US"/>
          <w:rPrChange w:id="145" w:author="raul ignacio rojas espinoza" w:date="2026-07-14T11:47:00Z" w16du:dateUtc="2026-07-14T15:47:00Z">
            <w:rPr>
              <w:lang w:val="en-US"/>
            </w:rPr>
          </w:rPrChange>
        </w:rPr>
        <w:t xml:space="preserve">challenge in comparative genomics (Kriventseva </w:t>
      </w:r>
      <w:r w:rsidRPr="005420C5">
        <w:rPr>
          <w:i/>
          <w:sz w:val="22"/>
          <w:szCs w:val="22"/>
          <w:lang w:val="en-US"/>
          <w:rPrChange w:id="146" w:author="raul ignacio rojas espinoza" w:date="2026-07-14T11:47:00Z" w16du:dateUtc="2026-07-14T15:47:00Z">
            <w:rPr>
              <w:i/>
              <w:lang w:val="en-US"/>
            </w:rPr>
          </w:rPrChange>
        </w:rPr>
        <w:t xml:space="preserve">et al., </w:t>
      </w:r>
      <w:r w:rsidRPr="005420C5">
        <w:rPr>
          <w:sz w:val="22"/>
          <w:szCs w:val="22"/>
          <w:lang w:val="en-US"/>
          <w:rPrChange w:id="147" w:author="raul ignacio rojas espinoza" w:date="2026-07-14T11:47:00Z" w16du:dateUtc="2026-07-14T15:47:00Z">
            <w:rPr>
              <w:lang w:val="en-US"/>
            </w:rPr>
          </w:rPrChange>
        </w:rPr>
        <w:t xml:space="preserve">2019). Exon-intron organization, transcript structure and regulatory </w:t>
      </w:r>
      <w:r w:rsidRPr="005420C5">
        <w:rPr>
          <w:sz w:val="22"/>
          <w:szCs w:val="22"/>
          <w:lang w:val="en-US"/>
          <w:rPrChange w:id="149" w:author="raul ignacio rojas espinoza" w:date="2026-07-14T11:47:00Z" w16du:dateUtc="2026-07-14T15:47:00Z">
            <w:rPr>
              <w:lang w:val="en-US"/>
            </w:rPr>
          </w:rPrChange>
        </w:rPr>
        <w:t xml:space="preserve">sequence context are informative </w:t>
      </w:r>
      <w:r w:rsidRPr="005420C5">
        <w:rPr>
          <w:sz w:val="22"/>
          <w:szCs w:val="22"/>
          <w:lang w:val="en-US"/>
          <w:rPrChange w:id="150" w:author="raul ignacio rojas espinoza" w:date="2026-07-14T11:47:00Z" w16du:dateUtc="2026-07-14T15:47:00Z">
            <w:rPr>
              <w:lang w:val="en-US"/>
            </w:rPr>
          </w:rPrChange>
        </w:rPr>
        <w:t xml:space="preserve">for </w:t>
      </w:r>
      <w:r w:rsidRPr="005420C5">
        <w:rPr>
          <w:sz w:val="22"/>
          <w:szCs w:val="22"/>
          <w:lang w:val="en-US"/>
          <w:rPrChange w:id="154" w:author="raul ignacio rojas espinoza" w:date="2026-07-14T11:47:00Z" w16du:dateUtc="2026-07-14T15:47:00Z">
            <w:rPr>
              <w:lang w:val="en-US"/>
            </w:rPr>
          </w:rPrChange>
        </w:rPr>
        <w:t xml:space="preserve">studying gene-family </w:t>
      </w:r>
      <w:r w:rsidRPr="005420C5">
        <w:rPr>
          <w:sz w:val="22"/>
          <w:szCs w:val="22"/>
          <w:lang w:val="en-US"/>
          <w:rPrChange w:id="155" w:author="raul ignacio rojas espinoza" w:date="2026-07-14T11:47:00Z" w16du:dateUtc="2026-07-14T15:47:00Z">
            <w:rPr>
              <w:lang w:val="en-US"/>
            </w:rPr>
          </w:rPrChange>
        </w:rPr>
        <w:t xml:space="preserve">evolution and functional </w:t>
      </w:r>
      <w:r w:rsidRPr="005420C5">
        <w:rPr>
          <w:sz w:val="22"/>
          <w:szCs w:val="22"/>
          <w:lang w:val="en-US"/>
          <w:rPrChange w:id="159" w:author="raul ignacio rojas espinoza" w:date="2026-07-14T11:47:00Z" w16du:dateUtc="2026-07-14T15:47:00Z">
            <w:rPr>
              <w:lang w:val="en-US"/>
            </w:rPr>
          </w:rPrChange>
        </w:rPr>
        <w:t xml:space="preserve">divergence, but </w:t>
      </w:r>
      <w:r w:rsidRPr="005420C5">
        <w:rPr>
          <w:sz w:val="22"/>
          <w:szCs w:val="22"/>
          <w:lang w:val="en-US"/>
          <w:rPrChange w:id="160" w:author="raul ignacio rojas espinoza" w:date="2026-07-14T11:47:00Z" w16du:dateUtc="2026-07-14T15:47:00Z">
            <w:rPr>
              <w:lang w:val="en-US"/>
            </w:rPr>
          </w:rPrChange>
        </w:rPr>
        <w:t xml:space="preserve">these </w:t>
      </w:r>
      <w:r w:rsidRPr="005420C5">
        <w:rPr>
          <w:sz w:val="22"/>
          <w:szCs w:val="22"/>
          <w:lang w:val="en-US"/>
          <w:rPrChange w:id="164" w:author="raul ignacio rojas espinoza" w:date="2026-07-14T11:47:00Z" w16du:dateUtc="2026-07-14T15:47:00Z">
            <w:rPr>
              <w:lang w:val="en-US"/>
            </w:rPr>
          </w:rPrChange>
        </w:rPr>
        <w:t xml:space="preserve">features are usually examined in separate resources. Genome </w:t>
      </w:r>
      <w:r w:rsidRPr="005420C5">
        <w:rPr>
          <w:sz w:val="22"/>
          <w:szCs w:val="22"/>
          <w:lang w:val="en-US"/>
          <w:rPrChange w:id="165" w:author="raul ignacio rojas espinoza" w:date="2026-07-14T11:47:00Z" w16du:dateUtc="2026-07-14T15:47:00Z">
            <w:rPr>
              <w:lang w:val="en-US"/>
            </w:rPr>
          </w:rPrChange>
        </w:rPr>
        <w:t xml:space="preserve">browsers such as UCSC, IGV and JBrowse are powerful for navigating individual assemblies (Kent </w:t>
      </w:r>
      <w:r w:rsidRPr="005420C5">
        <w:rPr>
          <w:i/>
          <w:sz w:val="22"/>
          <w:szCs w:val="22"/>
          <w:lang w:val="en-US"/>
          <w:rPrChange w:id="166" w:author="raul ignacio rojas espinoza" w:date="2026-07-14T11:47:00Z" w16du:dateUtc="2026-07-14T15:47:00Z">
            <w:rPr>
              <w:i/>
              <w:lang w:val="en-US"/>
            </w:rPr>
          </w:rPrChange>
        </w:rPr>
        <w:t xml:space="preserve">et al., </w:t>
      </w:r>
      <w:r w:rsidRPr="005420C5">
        <w:rPr>
          <w:sz w:val="22"/>
          <w:szCs w:val="22"/>
          <w:lang w:val="en-US"/>
          <w:rPrChange w:id="167" w:author="raul ignacio rojas espinoza" w:date="2026-07-14T11:47:00Z" w16du:dateUtc="2026-07-14T15:47:00Z">
            <w:rPr>
              <w:lang w:val="en-US"/>
            </w:rPr>
          </w:rPrChange>
        </w:rPr>
        <w:t xml:space="preserve">2002; Robinson </w:t>
      </w:r>
      <w:r w:rsidRPr="005420C5">
        <w:rPr>
          <w:i/>
          <w:sz w:val="22"/>
          <w:szCs w:val="22"/>
          <w:lang w:val="en-US"/>
          <w:rPrChange w:id="168" w:author="raul ignacio rojas espinoza" w:date="2026-07-14T11:47:00Z" w16du:dateUtc="2026-07-14T15:47:00Z">
            <w:rPr>
              <w:i/>
              <w:lang w:val="en-US"/>
            </w:rPr>
          </w:rPrChange>
        </w:rPr>
        <w:t xml:space="preserve">et al., </w:t>
      </w:r>
      <w:r w:rsidRPr="005420C5">
        <w:rPr>
          <w:sz w:val="22"/>
          <w:szCs w:val="22"/>
          <w:lang w:val="en-US"/>
          <w:rPrChange w:id="169" w:author="raul ignacio rojas espinoza" w:date="2026-07-14T11:47:00Z" w16du:dateUtc="2026-07-14T15:47:00Z">
            <w:rPr>
              <w:lang w:val="en-US"/>
            </w:rPr>
          </w:rPrChange>
        </w:rPr>
        <w:t xml:space="preserve">2011; Buels </w:t>
      </w:r>
      <w:r w:rsidRPr="005420C5">
        <w:rPr>
          <w:i/>
          <w:sz w:val="22"/>
          <w:szCs w:val="22"/>
          <w:lang w:val="en-US"/>
          <w:rPrChange w:id="170" w:author="raul ignacio rojas espinoza" w:date="2026-07-14T11:47:00Z" w16du:dateUtc="2026-07-14T15:47:00Z">
            <w:rPr>
              <w:i/>
              <w:lang w:val="en-US"/>
            </w:rPr>
          </w:rPrChange>
        </w:rPr>
        <w:t xml:space="preserve">et al., </w:t>
      </w:r>
      <w:r w:rsidRPr="005420C5">
        <w:rPr>
          <w:sz w:val="22"/>
          <w:szCs w:val="22"/>
          <w:lang w:val="en-US"/>
          <w:rPrChange w:id="171" w:author="raul ignacio rojas espinoza" w:date="2026-07-14T11:47:00Z" w16du:dateUtc="2026-07-14T15:47:00Z">
            <w:rPr>
              <w:lang w:val="en-US"/>
            </w:rPr>
          </w:rPrChange>
        </w:rPr>
        <w:t xml:space="preserve">2016), whereas focused tools such as GSDS render gene structures (Hu </w:t>
      </w:r>
      <w:r w:rsidRPr="005420C5">
        <w:rPr>
          <w:i/>
          <w:sz w:val="22"/>
          <w:szCs w:val="22"/>
          <w:lang w:val="en-US"/>
          <w:rPrChange w:id="172" w:author="raul ignacio rojas espinoza" w:date="2026-07-14T11:47:00Z" w16du:dateUtc="2026-07-14T15:47:00Z">
            <w:rPr>
              <w:i/>
              <w:lang w:val="en-US"/>
            </w:rPr>
          </w:rPrChange>
        </w:rPr>
        <w:t xml:space="preserve">et al., </w:t>
      </w:r>
      <w:r w:rsidRPr="005420C5">
        <w:rPr>
          <w:sz w:val="22"/>
          <w:szCs w:val="22"/>
          <w:lang w:val="en-US"/>
          <w:rPrChange w:id="173" w:author="raul ignacio rojas espinoza" w:date="2026-07-14T11:47:00Z" w16du:dateUtc="2026-07-14T15:47:00Z">
            <w:rPr>
              <w:lang w:val="en-US"/>
            </w:rPr>
          </w:rPrChange>
        </w:rPr>
        <w:t xml:space="preserve">2015). Cross-species inspection nevertheless often requires users to reconcile identifiers, open multiple assembly-specific views, run alignments separately and then retrieve Gene </w:t>
      </w:r>
      <w:r w:rsidRPr="005420C5">
        <w:rPr>
          <w:sz w:val="22"/>
          <w:szCs w:val="22"/>
          <w:lang w:val="en-US"/>
          <w:rPrChange w:id="175" w:author="raul ignacio rojas espinoza" w:date="2026-07-14T11:47:00Z" w16du:dateUtc="2026-07-14T15:47:00Z">
            <w:rPr>
              <w:lang w:val="en-US"/>
            </w:rPr>
          </w:rPrChange>
        </w:rPr>
        <w:t xml:space="preserve">Ontology (GO), </w:t>
      </w:r>
      <w:r w:rsidRPr="005420C5">
        <w:rPr>
          <w:sz w:val="22"/>
          <w:szCs w:val="22"/>
          <w:lang w:val="en-US"/>
          <w:rPrChange w:id="176" w:author="raul ignacio rojas espinoza" w:date="2026-07-14T11:47:00Z" w16du:dateUtc="2026-07-14T15:47:00Z">
            <w:rPr>
              <w:lang w:val="en-US"/>
            </w:rPr>
          </w:rPrChange>
        </w:rPr>
        <w:t xml:space="preserve">interaction </w:t>
      </w:r>
      <w:r w:rsidRPr="005420C5">
        <w:rPr>
          <w:sz w:val="22"/>
          <w:szCs w:val="22"/>
          <w:lang w:val="en-US"/>
          <w:rPrChange w:id="179" w:author="raul ignacio rojas espinoza" w:date="2026-07-14T11:47:00Z" w16du:dateUtc="2026-07-14T15:47:00Z">
            <w:rPr>
              <w:lang w:val="en-US"/>
            </w:rPr>
          </w:rPrChange>
        </w:rPr>
        <w:t xml:space="preserve">or promoter </w:t>
      </w:r>
      <w:r w:rsidRPr="005420C5">
        <w:rPr>
          <w:sz w:val="22"/>
          <w:szCs w:val="22"/>
          <w:lang w:val="en-US"/>
          <w:rPrChange w:id="183" w:author="raul ignacio rojas espinoza" w:date="2026-07-14T11:47:00Z" w16du:dateUtc="2026-07-14T15:47:00Z">
            <w:rPr>
              <w:lang w:val="en-US"/>
            </w:rPr>
          </w:rPrChange>
        </w:rPr>
        <w:t>information from other services.</w:t>
      </w:r>
      <w:commentRangeEnd w:id="132"/>
      <w:r w:rsidRPr="005420C5">
        <w:rPr>
          <w:rStyle w:val="Refdecomentario"/>
          <w:sz w:val="22"/>
          <w:szCs w:val="22"/>
          <w:lang w:val="en-US"/>
          <w:rPrChange w:id="184" w:author="raul ignacio rojas espinoza" w:date="2026-07-14T11:47:00Z" w16du:dateUtc="2026-07-14T15:47:00Z">
            <w:rPr>
              <w:rStyle w:val="Refdecomentario"/>
              <w:sz w:val="24"/>
              <w:szCs w:val="24"/>
              <w:lang w:val="en-US"/>
            </w:rPr>
          </w:rPrChange>
        </w:rPr>
        <w:commentReference w:id="132"/>
      </w:r>
      <w:commentRangeEnd w:id="131"/>
      <w:r w:rsidRPr="005420C5">
        <w:rPr>
          <w:rStyle w:val="Refdecomentario"/>
          <w:sz w:val="22"/>
          <w:szCs w:val="22"/>
          <w:lang w:val="en-US"/>
          <w:rPrChange w:id="185" w:author="raul ignacio rojas espinoza" w:date="2026-07-14T11:47:00Z" w16du:dateUtc="2026-07-14T15:47:00Z">
            <w:rPr>
              <w:rStyle w:val="Refdecomentario"/>
              <w:sz w:val="24"/>
              <w:szCs w:val="24"/>
              <w:lang w:val="en-US"/>
            </w:rPr>
          </w:rPrChange>
        </w:rPr>
        <w:commentReference w:id="131"/>
      </w:r>
      <w:r w:rsidR="00410B6F" w:rsidRPr="005420C5">
        <w:rPr>
          <w:sz w:val="22"/>
          <w:szCs w:val="22"/>
          <w:lang w:val="en-US"/>
          <w:rPrChange w:id="187" w:author="raul ignacio rojas espinoza" w:date="2026-07-14T11:47:00Z" w16du:dateUtc="2026-07-14T15:47:00Z">
            <w:rPr>
              <w:lang w:val="en-US"/>
            </w:rPr>
          </w:rPrChange>
        </w:rPr>
        <w:t xml:space="preserve"> </w:t>
      </w:r>
    </w:p>
    <w:p w14:paraId="35B00513" w14:textId="1C413FB8" w:rsidR="00071455" w:rsidRPr="005420C5" w:rsidRDefault="00000000">
      <w:pPr>
        <w:jc w:val="both"/>
        <w:rPr>
          <w:sz w:val="22"/>
          <w:szCs w:val="22"/>
          <w:lang w:val="en-US"/>
          <w:rPrChange w:id="188" w:author="raul ignacio rojas espinoza" w:date="2026-07-14T11:47:00Z" w16du:dateUtc="2026-07-14T15:47:00Z">
            <w:rPr>
              <w:lang w:val="en-US"/>
            </w:rPr>
          </w:rPrChange>
        </w:rPr>
      </w:pPr>
      <w:commentRangeStart w:id="189"/>
      <w:commentRangeStart w:id="190"/>
      <w:r w:rsidRPr="005420C5">
        <w:rPr>
          <w:sz w:val="22"/>
          <w:szCs w:val="22"/>
          <w:lang w:val="en-US"/>
          <w:rPrChange w:id="194" w:author="raul ignacio rojas espinoza" w:date="2026-07-14T11:47:00Z" w16du:dateUtc="2026-07-14T15:47:00Z">
            <w:rPr>
              <w:lang w:val="en-US"/>
            </w:rPr>
          </w:rPrChange>
        </w:rPr>
        <w:t xml:space="preserve">CGV was developed to make </w:t>
      </w:r>
      <w:r w:rsidRPr="005420C5">
        <w:rPr>
          <w:sz w:val="22"/>
          <w:szCs w:val="22"/>
          <w:lang w:val="en-US"/>
          <w:rPrChange w:id="195" w:author="raul ignacio rojas espinoza" w:date="2026-07-14T11:47:00Z" w16du:dateUtc="2026-07-14T15:47:00Z">
            <w:rPr>
              <w:lang w:val="en-US"/>
            </w:rPr>
          </w:rPrChange>
        </w:rPr>
        <w:t xml:space="preserve">this gene-centered workflow available in one interface. Users can begin with a gene </w:t>
      </w:r>
      <w:r w:rsidRPr="005420C5">
        <w:rPr>
          <w:sz w:val="22"/>
          <w:szCs w:val="22"/>
          <w:lang w:val="en-US"/>
          <w:rPrChange w:id="197" w:author="raul ignacio rojas espinoza" w:date="2026-07-14T11:47:00Z" w16du:dateUtc="2026-07-14T15:47:00Z">
            <w:rPr>
              <w:lang w:val="en-US"/>
            </w:rPr>
          </w:rPrChange>
        </w:rPr>
        <w:t xml:space="preserve">symbol, identifier or synonym, inspect transcript models, compare genes </w:t>
      </w:r>
      <w:r w:rsidRPr="005420C5">
        <w:rPr>
          <w:sz w:val="22"/>
          <w:szCs w:val="22"/>
          <w:lang w:val="en-US"/>
          <w:rPrChange w:id="198" w:author="raul ignacio rojas espinoza" w:date="2026-07-14T11:47:00Z" w16du:dateUtc="2026-07-14T15:47:00Z">
            <w:rPr>
              <w:lang w:val="en-US"/>
            </w:rPr>
          </w:rPrChange>
        </w:rPr>
        <w:t xml:space="preserve">within </w:t>
      </w:r>
      <w:r w:rsidRPr="005420C5">
        <w:rPr>
          <w:sz w:val="22"/>
          <w:szCs w:val="22"/>
          <w:lang w:val="en-US"/>
          <w:rPrChange w:id="202" w:author="raul ignacio rojas espinoza" w:date="2026-07-14T11:47:00Z" w16du:dateUtc="2026-07-14T15:47:00Z">
            <w:rPr>
              <w:lang w:val="en-US"/>
            </w:rPr>
          </w:rPrChange>
        </w:rPr>
        <w:t xml:space="preserve">an organism or representative models across </w:t>
      </w:r>
      <w:r w:rsidRPr="005420C5">
        <w:rPr>
          <w:sz w:val="22"/>
          <w:szCs w:val="22"/>
          <w:lang w:val="en-US"/>
          <w:rPrChange w:id="203" w:author="raul ignacio rojas espinoza" w:date="2026-07-14T11:47:00Z" w16du:dateUtc="2026-07-14T15:47:00Z">
            <w:rPr>
              <w:lang w:val="en-US"/>
            </w:rPr>
          </w:rPrChange>
        </w:rPr>
        <w:t xml:space="preserve">organisms, </w:t>
      </w:r>
      <w:r w:rsidRPr="005420C5">
        <w:rPr>
          <w:sz w:val="22"/>
          <w:szCs w:val="22"/>
          <w:lang w:val="en-US"/>
          <w:rPrChange w:id="207" w:author="raul ignacio rojas espinoza" w:date="2026-07-14T11:47:00Z" w16du:dateUtc="2026-07-14T15:47:00Z">
            <w:rPr>
              <w:lang w:val="en-US"/>
            </w:rPr>
          </w:rPrChange>
        </w:rPr>
        <w:t xml:space="preserve">and export figures, tables and sequences. CGV displays existing structural and </w:t>
      </w:r>
      <w:r w:rsidRPr="005420C5">
        <w:rPr>
          <w:sz w:val="22"/>
          <w:szCs w:val="22"/>
          <w:lang w:val="en-US"/>
          <w:rPrChange w:id="208" w:author="raul ignacio rojas espinoza" w:date="2026-07-14T11:47:00Z" w16du:dateUtc="2026-07-14T15:47:00Z">
            <w:rPr>
              <w:lang w:val="en-US"/>
            </w:rPr>
          </w:rPrChange>
        </w:rPr>
        <w:t xml:space="preserve">functional </w:t>
      </w:r>
      <w:r w:rsidRPr="005420C5">
        <w:rPr>
          <w:sz w:val="22"/>
          <w:szCs w:val="22"/>
          <w:lang w:val="en-US"/>
          <w:rPrChange w:id="212" w:author="raul ignacio rojas espinoza" w:date="2026-07-14T11:47:00Z" w16du:dateUtc="2026-07-14T15:47:00Z">
            <w:rPr>
              <w:lang w:val="en-US"/>
            </w:rPr>
          </w:rPrChange>
        </w:rPr>
        <w:t xml:space="preserve">annotations; it does not infer orthology, quantify expression </w:t>
      </w:r>
      <w:r w:rsidRPr="005420C5">
        <w:rPr>
          <w:sz w:val="22"/>
          <w:szCs w:val="22"/>
          <w:lang w:val="en-US"/>
          <w:rPrChange w:id="213" w:author="raul ignacio rojas espinoza" w:date="2026-07-14T11:47:00Z" w16du:dateUtc="2026-07-14T15:47:00Z">
            <w:rPr>
              <w:lang w:val="en-US"/>
            </w:rPr>
          </w:rPrChange>
        </w:rPr>
        <w:t xml:space="preserve">or </w:t>
      </w:r>
      <w:r w:rsidRPr="005420C5">
        <w:rPr>
          <w:sz w:val="22"/>
          <w:szCs w:val="22"/>
          <w:lang w:val="en-US"/>
          <w:rPrChange w:id="217" w:author="raul ignacio rojas espinoza" w:date="2026-07-14T11:47:00Z" w16du:dateUtc="2026-07-14T15:47:00Z">
            <w:rPr>
              <w:lang w:val="en-US"/>
            </w:rPr>
          </w:rPrChange>
        </w:rPr>
        <w:t>replace genome-wide analysis tools.</w:t>
      </w:r>
      <w:commentRangeEnd w:id="189"/>
      <w:r w:rsidRPr="005420C5">
        <w:rPr>
          <w:rStyle w:val="Refdecomentario"/>
          <w:sz w:val="22"/>
          <w:szCs w:val="22"/>
          <w:lang w:val="en-US"/>
          <w:rPrChange w:id="218" w:author="raul ignacio rojas espinoza" w:date="2026-07-14T11:47:00Z" w16du:dateUtc="2026-07-14T15:47:00Z">
            <w:rPr>
              <w:rStyle w:val="Refdecomentario"/>
              <w:sz w:val="24"/>
              <w:szCs w:val="24"/>
              <w:lang w:val="en-US"/>
            </w:rPr>
          </w:rPrChange>
        </w:rPr>
        <w:commentReference w:id="189"/>
      </w:r>
      <w:commentRangeEnd w:id="190"/>
      <w:r w:rsidRPr="005420C5">
        <w:rPr>
          <w:rStyle w:val="Refdecomentario"/>
          <w:sz w:val="22"/>
          <w:szCs w:val="22"/>
          <w:lang w:val="en-US"/>
          <w:rPrChange w:id="219" w:author="raul ignacio rojas espinoza" w:date="2026-07-14T11:47:00Z" w16du:dateUtc="2026-07-14T15:47:00Z">
            <w:rPr>
              <w:rStyle w:val="Refdecomentario"/>
              <w:sz w:val="24"/>
              <w:szCs w:val="24"/>
              <w:lang w:val="en-US"/>
            </w:rPr>
          </w:rPrChange>
        </w:rPr>
        <w:commentReference w:id="190"/>
      </w:r>
    </w:p>
    <w:p w14:paraId="37EC639F" w14:textId="77777777" w:rsidR="00071455" w:rsidRPr="005420C5" w:rsidRDefault="00000000">
      <w:pPr>
        <w:pStyle w:val="Ttulo1"/>
        <w:keepNext/>
        <w:spacing w:before="160" w:after="0"/>
        <w:rPr>
          <w:sz w:val="22"/>
          <w:szCs w:val="22"/>
          <w:lang w:val="en-US"/>
          <w:rPrChange w:id="220" w:author="raul ignacio rojas espinoza" w:date="2026-07-14T11:47:00Z" w16du:dateUtc="2026-07-14T15:47:00Z">
            <w:rPr>
              <w:lang w:val="en-US"/>
            </w:rPr>
          </w:rPrChange>
        </w:rPr>
      </w:pPr>
      <w:commentRangeStart w:id="221"/>
      <w:commentRangeStart w:id="222"/>
      <w:r w:rsidRPr="005420C5">
        <w:rPr>
          <w:sz w:val="22"/>
          <w:szCs w:val="22"/>
          <w:lang w:val="en-US"/>
          <w:rPrChange w:id="223" w:author="raul ignacio rojas espinoza" w:date="2026-07-14T11:47:00Z" w16du:dateUtc="2026-07-14T15:47:00Z">
            <w:rPr>
              <w:lang w:val="en-US"/>
            </w:rPr>
          </w:rPrChange>
        </w:rPr>
        <w:t xml:space="preserve">2. Implementation and </w:t>
      </w:r>
      <w:r w:rsidRPr="005420C5">
        <w:rPr>
          <w:sz w:val="22"/>
          <w:szCs w:val="22"/>
          <w:lang w:val="en-US"/>
          <w:rPrChange w:id="226" w:author="raul ignacio rojas espinoza" w:date="2026-07-14T11:47:00Z" w16du:dateUtc="2026-07-14T15:47:00Z">
            <w:rPr>
              <w:lang w:val="en-US"/>
            </w:rPr>
          </w:rPrChange>
        </w:rPr>
        <w:t>features</w:t>
      </w:r>
      <w:commentRangeEnd w:id="221"/>
      <w:r w:rsidRPr="005420C5">
        <w:rPr>
          <w:rStyle w:val="Refdecomentario"/>
          <w:sz w:val="22"/>
          <w:szCs w:val="22"/>
          <w:lang w:val="en-US"/>
          <w:rPrChange w:id="227" w:author="raul ignacio rojas espinoza" w:date="2026-07-14T11:47:00Z" w16du:dateUtc="2026-07-14T15:47:00Z">
            <w:rPr>
              <w:rStyle w:val="Refdecomentario"/>
              <w:sz w:val="24"/>
              <w:szCs w:val="24"/>
              <w:lang w:val="en-US"/>
            </w:rPr>
          </w:rPrChange>
        </w:rPr>
        <w:commentReference w:id="221"/>
      </w:r>
      <w:commentRangeEnd w:id="222"/>
      <w:r w:rsidRPr="005420C5">
        <w:rPr>
          <w:rStyle w:val="Refdecomentario"/>
          <w:sz w:val="22"/>
          <w:szCs w:val="22"/>
          <w:lang w:val="en-US"/>
          <w:rPrChange w:id="228" w:author="raul ignacio rojas espinoza" w:date="2026-07-14T11:47:00Z" w16du:dateUtc="2026-07-14T15:47:00Z">
            <w:rPr>
              <w:rStyle w:val="Refdecomentario"/>
              <w:sz w:val="24"/>
              <w:szCs w:val="24"/>
              <w:lang w:val="en-US"/>
            </w:rPr>
          </w:rPrChange>
        </w:rPr>
        <w:commentReference w:id="222"/>
      </w:r>
    </w:p>
    <w:p w14:paraId="43B6398B" w14:textId="77777777" w:rsidR="00071455" w:rsidRPr="005420C5" w:rsidRDefault="00000000">
      <w:pPr>
        <w:pStyle w:val="Ttulo2"/>
        <w:keepNext/>
        <w:spacing w:before="80" w:after="0"/>
        <w:rPr>
          <w:sz w:val="22"/>
          <w:szCs w:val="22"/>
          <w:lang w:val="en-US"/>
          <w:rPrChange w:id="229" w:author="raul ignacio rojas espinoza" w:date="2026-07-14T11:47:00Z" w16du:dateUtc="2026-07-14T15:47:00Z">
            <w:rPr>
              <w:lang w:val="en-US"/>
            </w:rPr>
          </w:rPrChange>
        </w:rPr>
      </w:pPr>
      <w:r w:rsidRPr="005420C5">
        <w:rPr>
          <w:sz w:val="22"/>
          <w:szCs w:val="22"/>
          <w:lang w:val="en-US"/>
          <w:rPrChange w:id="230" w:author="raul ignacio rojas espinoza" w:date="2026-07-14T11:47:00Z" w16du:dateUtc="2026-07-14T15:47:00Z">
            <w:rPr>
              <w:lang w:val="en-US"/>
            </w:rPr>
          </w:rPrChange>
        </w:rPr>
        <w:t xml:space="preserve">2.1 Data </w:t>
      </w:r>
      <w:r w:rsidRPr="005420C5">
        <w:rPr>
          <w:sz w:val="22"/>
          <w:szCs w:val="22"/>
          <w:lang w:val="en-US"/>
          <w:rPrChange w:id="234" w:author="raul ignacio rojas espinoza" w:date="2026-07-14T11:47:00Z" w16du:dateUtc="2026-07-14T15:47:00Z">
            <w:rPr>
              <w:lang w:val="en-US"/>
            </w:rPr>
          </w:rPrChange>
        </w:rPr>
        <w:t xml:space="preserve">sources </w:t>
      </w:r>
      <w:r w:rsidRPr="005420C5">
        <w:rPr>
          <w:sz w:val="22"/>
          <w:szCs w:val="22"/>
          <w:lang w:val="en-US"/>
          <w:rPrChange w:id="235" w:author="raul ignacio rojas espinoza" w:date="2026-07-14T11:47:00Z" w16du:dateUtc="2026-07-14T15:47:00Z">
            <w:rPr>
              <w:lang w:val="en-US"/>
            </w:rPr>
          </w:rPrChange>
        </w:rPr>
        <w:t xml:space="preserve">and </w:t>
      </w:r>
      <w:r w:rsidRPr="005420C5">
        <w:rPr>
          <w:sz w:val="22"/>
          <w:szCs w:val="22"/>
          <w:lang w:val="en-US"/>
          <w:rPrChange w:id="239" w:author="raul ignacio rojas espinoza" w:date="2026-07-14T11:47:00Z" w16du:dateUtc="2026-07-14T15:47:00Z">
            <w:rPr>
              <w:lang w:val="en-US"/>
            </w:rPr>
          </w:rPrChange>
        </w:rPr>
        <w:t>deployment</w:t>
      </w:r>
    </w:p>
    <w:p w14:paraId="514CEDAA" w14:textId="77F27E6E" w:rsidR="00071455" w:rsidRPr="005420C5" w:rsidRDefault="00000000">
      <w:pPr>
        <w:jc w:val="both"/>
        <w:rPr>
          <w:sz w:val="22"/>
          <w:szCs w:val="22"/>
          <w:lang w:val="en-US"/>
          <w:rPrChange w:id="240" w:author="raul ignacio rojas espinoza" w:date="2026-07-14T11:47:00Z" w16du:dateUtc="2026-07-14T15:47:00Z">
            <w:rPr>
              <w:lang w:val="en-US"/>
            </w:rPr>
          </w:rPrChange>
        </w:rPr>
      </w:pPr>
      <w:commentRangeStart w:id="241"/>
      <w:commentRangeStart w:id="242"/>
      <w:commentRangeStart w:id="243"/>
      <w:commentRangeStart w:id="244"/>
      <w:r w:rsidRPr="005420C5">
        <w:rPr>
          <w:sz w:val="22"/>
          <w:szCs w:val="22"/>
          <w:lang w:val="en-US"/>
          <w:rPrChange w:id="245" w:author="raul ignacio rojas espinoza" w:date="2026-07-14T11:47:00Z" w16du:dateUtc="2026-07-14T15:47:00Z">
            <w:rPr>
              <w:lang w:val="en-US"/>
            </w:rPr>
          </w:rPrChange>
        </w:rPr>
        <w:t xml:space="preserve">CGV </w:t>
      </w:r>
      <w:r w:rsidRPr="005420C5">
        <w:rPr>
          <w:sz w:val="22"/>
          <w:szCs w:val="22"/>
          <w:lang w:val="en-US"/>
          <w:rPrChange w:id="248" w:author="raul ignacio rojas espinoza" w:date="2026-07-14T11:47:00Z" w16du:dateUtc="2026-07-14T15:47:00Z">
            <w:rPr>
              <w:lang w:val="en-US"/>
            </w:rPr>
          </w:rPrChange>
        </w:rPr>
        <w:t xml:space="preserve">is implemented in R/Shiny (R Core Team, 2024; Chang </w:t>
      </w:r>
      <w:r w:rsidRPr="005420C5">
        <w:rPr>
          <w:i/>
          <w:sz w:val="22"/>
          <w:szCs w:val="22"/>
          <w:lang w:val="en-US"/>
          <w:rPrChange w:id="249" w:author="raul ignacio rojas espinoza" w:date="2026-07-14T11:47:00Z" w16du:dateUtc="2026-07-14T15:47:00Z">
            <w:rPr>
              <w:i/>
              <w:lang w:val="en-US"/>
            </w:rPr>
          </w:rPrChange>
        </w:rPr>
        <w:t xml:space="preserve">et al., </w:t>
      </w:r>
      <w:r w:rsidRPr="005420C5">
        <w:rPr>
          <w:sz w:val="22"/>
          <w:szCs w:val="22"/>
          <w:lang w:val="en-US"/>
          <w:rPrChange w:id="250" w:author="raul ignacio rojas espinoza" w:date="2026-07-14T11:47:00Z" w16du:dateUtc="2026-07-14T15:47:00Z">
            <w:rPr>
              <w:lang w:val="en-US"/>
            </w:rPr>
          </w:rPrChange>
        </w:rPr>
        <w:t xml:space="preserve">2024). Genome sequences are accessed in 2bit format through rtracklayer, and bgzip-compressed GFF3 annotations are queried through tabix indexes, avoiding the need to load complete chromosomes or annotation files into memory (Lawrence </w:t>
      </w:r>
      <w:r w:rsidRPr="005420C5">
        <w:rPr>
          <w:i/>
          <w:sz w:val="22"/>
          <w:szCs w:val="22"/>
          <w:lang w:val="en-US"/>
          <w:rPrChange w:id="251" w:author="raul ignacio rojas espinoza" w:date="2026-07-14T11:47:00Z" w16du:dateUtc="2026-07-14T15:47:00Z">
            <w:rPr>
              <w:i/>
              <w:lang w:val="en-US"/>
            </w:rPr>
          </w:rPrChange>
        </w:rPr>
        <w:t xml:space="preserve">et al., </w:t>
      </w:r>
      <w:r w:rsidRPr="005420C5">
        <w:rPr>
          <w:sz w:val="22"/>
          <w:szCs w:val="22"/>
          <w:lang w:val="en-US"/>
          <w:rPrChange w:id="252" w:author="raul ignacio rojas espinoza" w:date="2026-07-14T11:47:00Z" w16du:dateUtc="2026-07-14T15:47:00Z">
            <w:rPr>
              <w:lang w:val="en-US"/>
            </w:rPr>
          </w:rPrChange>
        </w:rPr>
        <w:t xml:space="preserve">2009; Morgan </w:t>
      </w:r>
      <w:r w:rsidRPr="005420C5">
        <w:rPr>
          <w:i/>
          <w:sz w:val="22"/>
          <w:szCs w:val="22"/>
          <w:lang w:val="en-US"/>
          <w:rPrChange w:id="253" w:author="raul ignacio rojas espinoza" w:date="2026-07-14T11:47:00Z" w16du:dateUtc="2026-07-14T15:47:00Z">
            <w:rPr>
              <w:i/>
              <w:lang w:val="en-US"/>
            </w:rPr>
          </w:rPrChange>
        </w:rPr>
        <w:t xml:space="preserve">et al., </w:t>
      </w:r>
      <w:r w:rsidRPr="005420C5">
        <w:rPr>
          <w:sz w:val="22"/>
          <w:szCs w:val="22"/>
          <w:lang w:val="en-US"/>
          <w:rPrChange w:id="254" w:author="raul ignacio rojas espinoza" w:date="2026-07-14T11:47:00Z" w16du:dateUtc="2026-07-14T15:47:00Z">
            <w:rPr>
              <w:lang w:val="en-US"/>
            </w:rPr>
          </w:rPrChange>
        </w:rPr>
        <w:t>2025). A cache stores parsed annotations, lookup indexes and autocomplete entries for reuse.</w:t>
      </w:r>
      <w:commentRangeEnd w:id="244"/>
      <w:r w:rsidRPr="005420C5">
        <w:rPr>
          <w:rStyle w:val="Refdecomentario"/>
          <w:sz w:val="22"/>
          <w:szCs w:val="22"/>
          <w:lang w:val="en-US"/>
          <w:rPrChange w:id="255" w:author="raul ignacio rojas espinoza" w:date="2026-07-14T11:47:00Z" w16du:dateUtc="2026-07-14T15:47:00Z">
            <w:rPr>
              <w:rStyle w:val="Refdecomentario"/>
              <w:sz w:val="24"/>
              <w:szCs w:val="24"/>
              <w:lang w:val="en-US"/>
            </w:rPr>
          </w:rPrChange>
        </w:rPr>
        <w:commentReference w:id="244"/>
      </w:r>
      <w:commentRangeEnd w:id="243"/>
      <w:r w:rsidRPr="005420C5">
        <w:rPr>
          <w:rStyle w:val="Refdecomentario"/>
          <w:sz w:val="22"/>
          <w:szCs w:val="22"/>
          <w:lang w:val="en-US"/>
          <w:rPrChange w:id="256" w:author="raul ignacio rojas espinoza" w:date="2026-07-14T11:47:00Z" w16du:dateUtc="2026-07-14T15:47:00Z">
            <w:rPr>
              <w:rStyle w:val="Refdecomentario"/>
              <w:sz w:val="24"/>
              <w:szCs w:val="24"/>
              <w:lang w:val="en-US"/>
            </w:rPr>
          </w:rPrChange>
        </w:rPr>
        <w:commentReference w:id="243"/>
      </w:r>
      <w:commentRangeEnd w:id="242"/>
      <w:r w:rsidRPr="005420C5">
        <w:rPr>
          <w:rStyle w:val="Refdecomentario"/>
          <w:sz w:val="22"/>
          <w:szCs w:val="22"/>
          <w:lang w:val="en-US"/>
          <w:rPrChange w:id="257" w:author="raul ignacio rojas espinoza" w:date="2026-07-14T11:47:00Z" w16du:dateUtc="2026-07-14T15:47:00Z">
            <w:rPr>
              <w:rStyle w:val="Refdecomentario"/>
              <w:sz w:val="24"/>
              <w:szCs w:val="24"/>
              <w:lang w:val="en-US"/>
            </w:rPr>
          </w:rPrChange>
        </w:rPr>
        <w:commentReference w:id="242"/>
      </w:r>
      <w:commentRangeEnd w:id="241"/>
      <w:r w:rsidRPr="005420C5">
        <w:rPr>
          <w:rStyle w:val="Refdecomentario"/>
          <w:sz w:val="22"/>
          <w:szCs w:val="22"/>
          <w:lang w:val="en-US"/>
          <w:rPrChange w:id="258" w:author="raul ignacio rojas espinoza" w:date="2026-07-14T11:47:00Z" w16du:dateUtc="2026-07-14T15:47:00Z">
            <w:rPr>
              <w:rStyle w:val="Refdecomentario"/>
              <w:sz w:val="24"/>
              <w:szCs w:val="24"/>
              <w:lang w:val="en-US"/>
            </w:rPr>
          </w:rPrChange>
        </w:rPr>
        <w:commentReference w:id="241"/>
      </w:r>
      <w:r w:rsidR="00410B6F" w:rsidRPr="005420C5">
        <w:rPr>
          <w:sz w:val="22"/>
          <w:szCs w:val="22"/>
          <w:lang w:val="en-US"/>
          <w:rPrChange w:id="259" w:author="raul ignacio rojas espinoza" w:date="2026-07-14T11:47:00Z" w16du:dateUtc="2026-07-14T15:47:00Z">
            <w:rPr>
              <w:lang w:val="en-US"/>
            </w:rPr>
          </w:rPrChange>
        </w:rPr>
        <w:t xml:space="preserve"> </w:t>
      </w:r>
      <w:commentRangeStart w:id="260"/>
      <w:commentRangeStart w:id="261"/>
      <w:r w:rsidRPr="005420C5">
        <w:rPr>
          <w:sz w:val="22"/>
          <w:szCs w:val="22"/>
          <w:lang w:val="en-US"/>
          <w:rPrChange w:id="262" w:author="raul ignacio rojas espinoza" w:date="2026-07-14T11:47:00Z" w16du:dateUtc="2026-07-14T15:47:00Z">
            <w:rPr>
              <w:lang w:val="en-US"/>
            </w:rPr>
          </w:rPrChange>
        </w:rPr>
        <w:t xml:space="preserve">The hosted version runs as a containerized web service. CGV </w:t>
      </w:r>
      <w:r w:rsidRPr="005420C5">
        <w:rPr>
          <w:sz w:val="22"/>
          <w:szCs w:val="22"/>
          <w:lang w:val="en-US"/>
          <w:rPrChange w:id="264" w:author="raul ignacio rojas espinoza" w:date="2026-07-14T11:47:00Z" w16du:dateUtc="2026-07-14T15:47:00Z">
            <w:rPr>
              <w:lang w:val="en-US"/>
            </w:rPr>
          </w:rPrChange>
        </w:rPr>
        <w:t xml:space="preserve">Desktop packages the same application </w:t>
      </w:r>
      <w:r w:rsidRPr="005420C5">
        <w:rPr>
          <w:sz w:val="22"/>
          <w:szCs w:val="22"/>
          <w:lang w:val="en-US"/>
          <w:rPrChange w:id="265" w:author="raul ignacio rojas espinoza" w:date="2026-07-14T11:47:00Z" w16du:dateUtc="2026-07-14T15:47:00Z">
            <w:rPr>
              <w:lang w:val="en-US"/>
            </w:rPr>
          </w:rPrChange>
        </w:rPr>
        <w:t xml:space="preserve">in </w:t>
      </w:r>
      <w:r w:rsidRPr="005420C5">
        <w:rPr>
          <w:sz w:val="22"/>
          <w:szCs w:val="22"/>
          <w:lang w:val="en-US"/>
          <w:rPrChange w:id="269" w:author="raul ignacio rojas espinoza" w:date="2026-07-14T11:47:00Z" w16du:dateUtc="2026-07-14T15:47:00Z">
            <w:rPr>
              <w:lang w:val="en-US"/>
            </w:rPr>
          </w:rPrChange>
        </w:rPr>
        <w:t xml:space="preserve">an Electron shell </w:t>
      </w:r>
      <w:r w:rsidRPr="005420C5">
        <w:rPr>
          <w:sz w:val="22"/>
          <w:szCs w:val="22"/>
          <w:lang w:val="en-US"/>
          <w:rPrChange w:id="270" w:author="raul ignacio rojas espinoza" w:date="2026-07-14T11:47:00Z" w16du:dateUtc="2026-07-14T15:47:00Z">
            <w:rPr>
              <w:lang w:val="en-US"/>
            </w:rPr>
          </w:rPrChange>
        </w:rPr>
        <w:t xml:space="preserve">and </w:t>
      </w:r>
      <w:r w:rsidRPr="005420C5">
        <w:rPr>
          <w:sz w:val="22"/>
          <w:szCs w:val="22"/>
          <w:lang w:val="en-US"/>
          <w:rPrChange w:id="274" w:author="raul ignacio rojas espinoza" w:date="2026-07-14T11:47:00Z" w16du:dateUtc="2026-07-14T15:47:00Z">
            <w:rPr>
              <w:lang w:val="en-US"/>
            </w:rPr>
          </w:rPrChange>
        </w:rPr>
        <w:t xml:space="preserve">starts the Shiny server on </w:t>
      </w:r>
      <w:r w:rsidRPr="005420C5">
        <w:rPr>
          <w:sz w:val="22"/>
          <w:szCs w:val="22"/>
          <w:lang w:val="en-US"/>
          <w:rPrChange w:id="275" w:author="raul ignacio rojas espinoza" w:date="2026-07-14T11:47:00Z" w16du:dateUtc="2026-07-14T15:47:00Z">
            <w:rPr>
              <w:lang w:val="en-US"/>
            </w:rPr>
          </w:rPrChange>
        </w:rPr>
        <w:t xml:space="preserve">a </w:t>
      </w:r>
      <w:r w:rsidRPr="005420C5">
        <w:rPr>
          <w:sz w:val="22"/>
          <w:szCs w:val="22"/>
          <w:lang w:val="en-US"/>
          <w:rPrChange w:id="279" w:author="raul ignacio rojas espinoza" w:date="2026-07-14T11:47:00Z" w16du:dateUtc="2026-07-14T15:47:00Z">
            <w:rPr>
              <w:lang w:val="en-US"/>
            </w:rPr>
          </w:rPrChange>
        </w:rPr>
        <w:t xml:space="preserve">private local port. Its catalog currently contains 25 curated reference datasets spanning animals, plants </w:t>
      </w:r>
      <w:r w:rsidRPr="005420C5">
        <w:rPr>
          <w:sz w:val="22"/>
          <w:szCs w:val="22"/>
          <w:lang w:val="en-US"/>
          <w:rPrChange w:id="280" w:author="raul ignacio rojas espinoza" w:date="2026-07-14T11:47:00Z" w16du:dateUtc="2026-07-14T15:47:00Z">
            <w:rPr>
              <w:lang w:val="en-US"/>
            </w:rPr>
          </w:rPrChange>
        </w:rPr>
        <w:t xml:space="preserve">and </w:t>
      </w:r>
      <w:r w:rsidRPr="005420C5">
        <w:rPr>
          <w:sz w:val="22"/>
          <w:szCs w:val="22"/>
          <w:lang w:val="en-US"/>
          <w:rPrChange w:id="284" w:author="raul ignacio rojas espinoza" w:date="2026-07-14T11:47:00Z" w16du:dateUtc="2026-07-14T15:47:00Z">
            <w:rPr>
              <w:lang w:val="en-US"/>
            </w:rPr>
          </w:rPrChange>
        </w:rPr>
        <w:t xml:space="preserve">fungi. Packages are downloaded individually, verified by checksum and retained with local caches, allowing users to install only the organisms required for </w:t>
      </w:r>
      <w:r w:rsidRPr="005420C5">
        <w:rPr>
          <w:sz w:val="22"/>
          <w:szCs w:val="22"/>
          <w:lang w:val="en-US"/>
          <w:rPrChange w:id="285" w:author="raul ignacio rojas espinoza" w:date="2026-07-14T11:47:00Z" w16du:dateUtc="2026-07-14T15:47:00Z">
            <w:rPr>
              <w:lang w:val="en-US"/>
            </w:rPr>
          </w:rPrChange>
        </w:rPr>
        <w:t xml:space="preserve">a </w:t>
      </w:r>
      <w:r w:rsidRPr="005420C5">
        <w:rPr>
          <w:sz w:val="22"/>
          <w:szCs w:val="22"/>
          <w:lang w:val="en-US"/>
          <w:rPrChange w:id="289" w:author="raul ignacio rojas espinoza" w:date="2026-07-14T11:47:00Z" w16du:dateUtc="2026-07-14T15:47:00Z">
            <w:rPr>
              <w:lang w:val="en-US"/>
            </w:rPr>
          </w:rPrChange>
        </w:rPr>
        <w:t xml:space="preserve">project. Both distributions also accept matching genome </w:t>
      </w:r>
      <w:r w:rsidRPr="005420C5">
        <w:rPr>
          <w:sz w:val="22"/>
          <w:szCs w:val="22"/>
          <w:lang w:val="en-US"/>
          <w:rPrChange w:id="290" w:author="raul ignacio rojas espinoza" w:date="2026-07-14T11:47:00Z" w16du:dateUtc="2026-07-14T15:47:00Z">
            <w:rPr>
              <w:lang w:val="en-US"/>
            </w:rPr>
          </w:rPrChange>
        </w:rPr>
        <w:t xml:space="preserve">and annotation </w:t>
      </w:r>
      <w:r w:rsidRPr="005420C5">
        <w:rPr>
          <w:sz w:val="22"/>
          <w:szCs w:val="22"/>
          <w:lang w:val="en-US"/>
          <w:rPrChange w:id="294" w:author="raul ignacio rojas espinoza" w:date="2026-07-14T11:47:00Z" w16du:dateUtc="2026-07-14T15:47:00Z">
            <w:rPr>
              <w:lang w:val="en-US"/>
            </w:rPr>
          </w:rPrChange>
        </w:rPr>
        <w:t xml:space="preserve">files supplied by the user, and assemblies </w:t>
      </w:r>
      <w:r w:rsidRPr="005420C5">
        <w:rPr>
          <w:sz w:val="22"/>
          <w:szCs w:val="22"/>
          <w:lang w:val="en-US"/>
          <w:rPrChange w:id="295" w:author="raul ignacio rojas espinoza" w:date="2026-07-14T11:47:00Z" w16du:dateUtc="2026-07-14T15:47:00Z">
            <w:rPr>
              <w:lang w:val="en-US"/>
            </w:rPr>
          </w:rPrChange>
        </w:rPr>
        <w:t xml:space="preserve">can be </w:t>
      </w:r>
      <w:r w:rsidRPr="005420C5">
        <w:rPr>
          <w:sz w:val="22"/>
          <w:szCs w:val="22"/>
          <w:lang w:val="en-US"/>
          <w:rPrChange w:id="298" w:author="raul ignacio rojas espinoza" w:date="2026-07-14T11:47:00Z" w16du:dateUtc="2026-07-14T15:47:00Z">
            <w:rPr>
              <w:lang w:val="en-US"/>
            </w:rPr>
          </w:rPrChange>
        </w:rPr>
        <w:t>retrieved through the NCBI Datasets interface. Network-dependent layers, including external alias services, STRING and literature retrieval, remain optional.</w:t>
      </w:r>
      <w:commentRangeEnd w:id="261"/>
      <w:r w:rsidRPr="005420C5">
        <w:rPr>
          <w:rStyle w:val="Refdecomentario"/>
          <w:sz w:val="22"/>
          <w:szCs w:val="22"/>
          <w:lang w:val="en-US"/>
          <w:rPrChange w:id="299" w:author="raul ignacio rojas espinoza" w:date="2026-07-14T11:47:00Z" w16du:dateUtc="2026-07-14T15:47:00Z">
            <w:rPr>
              <w:rStyle w:val="Refdecomentario"/>
              <w:sz w:val="24"/>
              <w:szCs w:val="24"/>
              <w:lang w:val="en-US"/>
            </w:rPr>
          </w:rPrChange>
        </w:rPr>
        <w:commentReference w:id="261"/>
      </w:r>
      <w:commentRangeEnd w:id="260"/>
      <w:r w:rsidRPr="005420C5">
        <w:rPr>
          <w:rStyle w:val="Refdecomentario"/>
          <w:sz w:val="22"/>
          <w:szCs w:val="22"/>
          <w:lang w:val="en-US"/>
          <w:rPrChange w:id="300" w:author="raul ignacio rojas espinoza" w:date="2026-07-14T11:47:00Z" w16du:dateUtc="2026-07-14T15:47:00Z">
            <w:rPr>
              <w:rStyle w:val="Refdecomentario"/>
              <w:sz w:val="24"/>
              <w:szCs w:val="24"/>
              <w:lang w:val="en-US"/>
            </w:rPr>
          </w:rPrChange>
        </w:rPr>
        <w:commentReference w:id="260"/>
      </w:r>
    </w:p>
    <w:p w14:paraId="5D8BCAAF" w14:textId="5A1BE645" w:rsidR="00071455" w:rsidRPr="005420C5" w:rsidRDefault="00000000">
      <w:pPr>
        <w:pStyle w:val="Ttulo2"/>
        <w:keepNext/>
        <w:spacing w:before="80" w:after="0"/>
        <w:rPr>
          <w:sz w:val="22"/>
          <w:szCs w:val="22"/>
          <w:lang w:val="en-US"/>
          <w:rPrChange w:id="301" w:author="raul ignacio rojas espinoza" w:date="2026-07-14T11:47:00Z" w16du:dateUtc="2026-07-14T15:47:00Z">
            <w:rPr>
              <w:lang w:val="en-US"/>
            </w:rPr>
          </w:rPrChange>
        </w:rPr>
      </w:pPr>
      <w:r w:rsidRPr="005420C5">
        <w:rPr>
          <w:sz w:val="22"/>
          <w:szCs w:val="22"/>
          <w:lang w:val="en-US"/>
          <w:rPrChange w:id="302" w:author="raul ignacio rojas espinoza" w:date="2026-07-14T11:47:00Z" w16du:dateUtc="2026-07-14T15:47:00Z">
            <w:rPr>
              <w:lang w:val="en-US"/>
            </w:rPr>
          </w:rPrChange>
        </w:rPr>
        <w:lastRenderedPageBreak/>
        <w:t>2.2 Gene search and ambiguity handling</w:t>
      </w:r>
    </w:p>
    <w:p w14:paraId="56EB8B11" w14:textId="77777777" w:rsidR="00071455" w:rsidRPr="005420C5" w:rsidRDefault="00000000">
      <w:pPr>
        <w:jc w:val="both"/>
        <w:rPr>
          <w:sz w:val="22"/>
          <w:szCs w:val="22"/>
          <w:lang w:val="en-US"/>
          <w:rPrChange w:id="303" w:author="raul ignacio rojas espinoza" w:date="2026-07-14T11:47:00Z" w16du:dateUtc="2026-07-14T15:47:00Z">
            <w:rPr>
              <w:lang w:val="en-US"/>
            </w:rPr>
          </w:rPrChange>
        </w:rPr>
      </w:pPr>
      <w:commentRangeStart w:id="304"/>
      <w:commentRangeStart w:id="305"/>
      <w:r w:rsidRPr="005420C5">
        <w:rPr>
          <w:sz w:val="22"/>
          <w:szCs w:val="22"/>
          <w:lang w:val="en-US"/>
          <w:rPrChange w:id="308" w:author="raul ignacio rojas espinoza" w:date="2026-07-14T11:47:00Z" w16du:dateUtc="2026-07-14T15:47:00Z">
            <w:rPr>
              <w:lang w:val="en-US"/>
            </w:rPr>
          </w:rPrChange>
        </w:rPr>
        <w:t xml:space="preserve">CGV first searches </w:t>
      </w:r>
      <w:r w:rsidRPr="005420C5">
        <w:rPr>
          <w:sz w:val="22"/>
          <w:szCs w:val="22"/>
          <w:lang w:val="en-US"/>
          <w:rPrChange w:id="312" w:author="raul ignacio rojas espinoza" w:date="2026-07-14T11:47:00Z" w16du:dateUtc="2026-07-14T15:47:00Z">
            <w:rPr>
              <w:lang w:val="en-US"/>
            </w:rPr>
          </w:rPrChange>
        </w:rPr>
        <w:t xml:space="preserve">the selected local annotations. Autocomplete terms are derived from GFF3 attributes, while partial-name and gene-family suggestions help recover misspelled or incomplete queries. A local alias index distinguishes stable identifiers, official symbols, gene names and synonyms. When </w:t>
      </w:r>
      <w:r w:rsidRPr="005420C5">
        <w:rPr>
          <w:sz w:val="22"/>
          <w:szCs w:val="22"/>
          <w:lang w:val="en-US"/>
          <w:rPrChange w:id="313" w:author="raul ignacio rojas espinoza" w:date="2026-07-14T11:47:00Z" w16du:dateUtc="2026-07-14T15:47:00Z">
            <w:rPr>
              <w:lang w:val="en-US"/>
            </w:rPr>
          </w:rPrChange>
        </w:rPr>
        <w:t xml:space="preserve">an </w:t>
      </w:r>
      <w:r w:rsidRPr="005420C5">
        <w:rPr>
          <w:sz w:val="22"/>
          <w:szCs w:val="22"/>
          <w:lang w:val="en-US"/>
          <w:rPrChange w:id="317" w:author="raul ignacio rojas espinoza" w:date="2026-07-14T11:47:00Z" w16du:dateUtc="2026-07-14T15:47:00Z">
            <w:rPr>
              <w:lang w:val="en-US"/>
            </w:rPr>
          </w:rPrChange>
        </w:rPr>
        <w:t xml:space="preserve">alias maps to several loci, CGV presents ranked candidates with identifiers, coordinates and provenance and asks the user to choose; ambiguous matches are not assigned automatically. If no suitable local </w:t>
      </w:r>
      <w:r w:rsidRPr="005420C5">
        <w:rPr>
          <w:sz w:val="22"/>
          <w:szCs w:val="22"/>
          <w:lang w:val="en-US"/>
          <w:rPrChange w:id="318" w:author="raul ignacio rojas espinoza" w:date="2026-07-14T11:47:00Z" w16du:dateUtc="2026-07-14T15:47:00Z">
            <w:rPr>
              <w:lang w:val="en-US"/>
            </w:rPr>
          </w:rPrChange>
        </w:rPr>
        <w:t xml:space="preserve">match </w:t>
      </w:r>
      <w:r w:rsidRPr="005420C5">
        <w:rPr>
          <w:sz w:val="22"/>
          <w:szCs w:val="22"/>
          <w:lang w:val="en-US"/>
          <w:rPrChange w:id="322" w:author="raul ignacio rojas espinoza" w:date="2026-07-14T11:47:00Z" w16du:dateUtc="2026-07-14T15:47:00Z">
            <w:rPr>
              <w:lang w:val="en-US"/>
            </w:rPr>
          </w:rPrChange>
        </w:rPr>
        <w:t xml:space="preserve">is found, users may query </w:t>
      </w:r>
      <w:r w:rsidRPr="005420C5">
        <w:rPr>
          <w:sz w:val="22"/>
          <w:szCs w:val="22"/>
          <w:lang w:val="en-US"/>
          <w:rPrChange w:id="323" w:author="raul ignacio rojas espinoza" w:date="2026-07-14T11:47:00Z" w16du:dateUtc="2026-07-14T15:47:00Z">
            <w:rPr>
              <w:lang w:val="en-US"/>
            </w:rPr>
          </w:rPrChange>
        </w:rPr>
        <w:t xml:space="preserve">MyGene.info, NCBI </w:t>
      </w:r>
      <w:r w:rsidRPr="005420C5">
        <w:rPr>
          <w:sz w:val="22"/>
          <w:szCs w:val="22"/>
          <w:lang w:val="en-US"/>
          <w:rPrChange w:id="327" w:author="raul ignacio rojas espinoza" w:date="2026-07-14T11:47:00Z" w16du:dateUtc="2026-07-14T15:47:00Z">
            <w:rPr>
              <w:lang w:val="en-US"/>
            </w:rPr>
          </w:rPrChange>
        </w:rPr>
        <w:t xml:space="preserve">Gene, UniProt </w:t>
      </w:r>
      <w:r w:rsidRPr="005420C5">
        <w:rPr>
          <w:sz w:val="22"/>
          <w:szCs w:val="22"/>
          <w:lang w:val="en-US"/>
          <w:rPrChange w:id="328" w:author="raul ignacio rojas espinoza" w:date="2026-07-14T11:47:00Z" w16du:dateUtc="2026-07-14T15:47:00Z">
            <w:rPr>
              <w:lang w:val="en-US"/>
            </w:rPr>
          </w:rPrChange>
        </w:rPr>
        <w:t xml:space="preserve">and Ensembl. </w:t>
      </w:r>
      <w:r w:rsidRPr="005420C5">
        <w:rPr>
          <w:sz w:val="22"/>
          <w:szCs w:val="22"/>
          <w:lang w:val="en-US"/>
          <w:rPrChange w:id="332" w:author="raul ignacio rojas espinoza" w:date="2026-07-14T11:47:00Z" w16du:dateUtc="2026-07-14T15:47:00Z">
            <w:rPr>
              <w:lang w:val="en-US"/>
            </w:rPr>
          </w:rPrChange>
        </w:rPr>
        <w:t xml:space="preserve">In </w:t>
      </w:r>
      <w:r w:rsidRPr="005420C5">
        <w:rPr>
          <w:sz w:val="22"/>
          <w:szCs w:val="22"/>
          <w:lang w:val="en-US"/>
          <w:rPrChange w:id="333" w:author="raul ignacio rojas espinoza" w:date="2026-07-14T11:47:00Z" w16du:dateUtc="2026-07-14T15:47:00Z">
            <w:rPr>
              <w:lang w:val="en-US"/>
            </w:rPr>
          </w:rPrChange>
        </w:rPr>
        <w:t xml:space="preserve">the </w:t>
      </w:r>
      <w:r w:rsidRPr="005420C5">
        <w:rPr>
          <w:sz w:val="22"/>
          <w:szCs w:val="22"/>
          <w:lang w:val="en-US"/>
          <w:rPrChange w:id="337" w:author="raul ignacio rojas espinoza" w:date="2026-07-14T11:47:00Z" w16du:dateUtc="2026-07-14T15:47:00Z">
            <w:rPr>
              <w:lang w:val="en-US"/>
            </w:rPr>
          </w:rPrChange>
        </w:rPr>
        <w:t xml:space="preserve">cross-species workflow, candidate names are also ranked by their support across </w:t>
      </w:r>
      <w:r w:rsidRPr="005420C5">
        <w:rPr>
          <w:sz w:val="22"/>
          <w:szCs w:val="22"/>
          <w:lang w:val="en-US"/>
          <w:rPrChange w:id="338" w:author="raul ignacio rojas espinoza" w:date="2026-07-14T11:47:00Z" w16du:dateUtc="2026-07-14T15:47:00Z">
            <w:rPr>
              <w:lang w:val="en-US"/>
            </w:rPr>
          </w:rPrChange>
        </w:rPr>
        <w:t xml:space="preserve">the </w:t>
      </w:r>
      <w:r w:rsidRPr="005420C5">
        <w:rPr>
          <w:sz w:val="22"/>
          <w:szCs w:val="22"/>
          <w:lang w:val="en-US"/>
          <w:rPrChange w:id="342" w:author="raul ignacio rojas espinoza" w:date="2026-07-14T11:47:00Z" w16du:dateUtc="2026-07-14T15:47:00Z">
            <w:rPr>
              <w:lang w:val="en-US"/>
            </w:rPr>
          </w:rPrChange>
        </w:rPr>
        <w:t>selected organisms.</w:t>
      </w:r>
      <w:commentRangeEnd w:id="304"/>
      <w:r w:rsidRPr="005420C5">
        <w:rPr>
          <w:rStyle w:val="Refdecomentario"/>
          <w:sz w:val="22"/>
          <w:szCs w:val="22"/>
          <w:lang w:val="en-US"/>
          <w:rPrChange w:id="343" w:author="raul ignacio rojas espinoza" w:date="2026-07-14T11:47:00Z" w16du:dateUtc="2026-07-14T15:47:00Z">
            <w:rPr>
              <w:rStyle w:val="Refdecomentario"/>
              <w:sz w:val="24"/>
              <w:szCs w:val="24"/>
              <w:lang w:val="en-US"/>
            </w:rPr>
          </w:rPrChange>
        </w:rPr>
        <w:commentReference w:id="304"/>
      </w:r>
      <w:commentRangeEnd w:id="305"/>
      <w:r w:rsidRPr="005420C5">
        <w:rPr>
          <w:rStyle w:val="Refdecomentario"/>
          <w:sz w:val="22"/>
          <w:szCs w:val="22"/>
          <w:lang w:val="en-US"/>
          <w:rPrChange w:id="344" w:author="raul ignacio rojas espinoza" w:date="2026-07-14T11:47:00Z" w16du:dateUtc="2026-07-14T15:47:00Z">
            <w:rPr>
              <w:rStyle w:val="Refdecomentario"/>
              <w:sz w:val="24"/>
              <w:szCs w:val="24"/>
              <w:lang w:val="en-US"/>
            </w:rPr>
          </w:rPrChange>
        </w:rPr>
        <w:commentReference w:id="305"/>
      </w:r>
    </w:p>
    <w:p w14:paraId="7405E144" w14:textId="77777777" w:rsidR="00071455" w:rsidRPr="005420C5" w:rsidRDefault="00000000">
      <w:pPr>
        <w:pStyle w:val="Ttulo2"/>
        <w:keepNext/>
        <w:spacing w:before="80" w:after="0"/>
        <w:rPr>
          <w:sz w:val="22"/>
          <w:szCs w:val="22"/>
          <w:lang w:val="en-US"/>
          <w:rPrChange w:id="345" w:author="raul ignacio rojas espinoza" w:date="2026-07-14T11:47:00Z" w16du:dateUtc="2026-07-14T15:47:00Z">
            <w:rPr>
              <w:lang w:val="en-US"/>
            </w:rPr>
          </w:rPrChange>
        </w:rPr>
      </w:pPr>
      <w:commentRangeStart w:id="346"/>
      <w:commentRangeStart w:id="347"/>
      <w:r w:rsidRPr="005420C5">
        <w:rPr>
          <w:sz w:val="22"/>
          <w:szCs w:val="22"/>
          <w:lang w:val="en-US"/>
          <w:rPrChange w:id="348" w:author="raul ignacio rojas espinoza" w:date="2026-07-14T11:47:00Z" w16du:dateUtc="2026-07-14T15:47:00Z">
            <w:rPr>
              <w:lang w:val="en-US"/>
            </w:rPr>
          </w:rPrChange>
        </w:rPr>
        <w:t xml:space="preserve">2.3 </w:t>
      </w:r>
      <w:r w:rsidRPr="005420C5">
        <w:rPr>
          <w:sz w:val="22"/>
          <w:szCs w:val="22"/>
          <w:lang w:val="en-US"/>
          <w:rPrChange w:id="352" w:author="raul ignacio rojas espinoza" w:date="2026-07-14T11:47:00Z" w16du:dateUtc="2026-07-14T15:47:00Z">
            <w:rPr>
              <w:lang w:val="en-US"/>
            </w:rPr>
          </w:rPrChange>
        </w:rPr>
        <w:t>Visualization and alignment</w:t>
      </w:r>
      <w:commentRangeEnd w:id="346"/>
      <w:r w:rsidRPr="005420C5">
        <w:rPr>
          <w:rStyle w:val="Refdecomentario"/>
          <w:sz w:val="22"/>
          <w:szCs w:val="22"/>
          <w:lang w:val="en-US"/>
          <w:rPrChange w:id="353" w:author="raul ignacio rojas espinoza" w:date="2026-07-14T11:47:00Z" w16du:dateUtc="2026-07-14T15:47:00Z">
            <w:rPr>
              <w:rStyle w:val="Refdecomentario"/>
              <w:sz w:val="24"/>
              <w:szCs w:val="24"/>
              <w:lang w:val="en-US"/>
            </w:rPr>
          </w:rPrChange>
        </w:rPr>
        <w:commentReference w:id="346"/>
      </w:r>
      <w:commentRangeEnd w:id="347"/>
      <w:r w:rsidRPr="005420C5">
        <w:rPr>
          <w:rStyle w:val="Refdecomentario"/>
          <w:sz w:val="22"/>
          <w:szCs w:val="22"/>
          <w:lang w:val="en-US"/>
          <w:rPrChange w:id="354" w:author="raul ignacio rojas espinoza" w:date="2026-07-14T11:47:00Z" w16du:dateUtc="2026-07-14T15:47:00Z">
            <w:rPr>
              <w:rStyle w:val="Refdecomentario"/>
              <w:sz w:val="24"/>
              <w:szCs w:val="24"/>
              <w:lang w:val="en-US"/>
            </w:rPr>
          </w:rPrChange>
        </w:rPr>
        <w:commentReference w:id="347"/>
      </w:r>
    </w:p>
    <w:p w14:paraId="62B68C3C" w14:textId="03B46394" w:rsidR="00071455" w:rsidRPr="005420C5" w:rsidDel="005420C5" w:rsidRDefault="00000000">
      <w:pPr>
        <w:jc w:val="both"/>
        <w:rPr>
          <w:b/>
          <w:bCs/>
          <w:sz w:val="22"/>
          <w:szCs w:val="22"/>
          <w:lang w:val="en-US"/>
          <w:rPrChange w:id="356" w:author="raul ignacio rojas espinoza" w:date="2026-07-14T11:49:00Z" w16du:dateUtc="2026-07-14T15:49:00Z">
            <w:rPr>
              <w:lang w:val="en-US"/>
            </w:rPr>
          </w:rPrChange>
        </w:rPr>
      </w:pPr>
      <w:commentRangeStart w:id="358"/>
      <w:commentRangeStart w:id="359"/>
      <w:commentRangeStart w:id="360"/>
      <w:commentRangeStart w:id="361"/>
      <w:r w:rsidRPr="005420C5">
        <w:rPr>
          <w:sz w:val="22"/>
          <w:szCs w:val="22"/>
          <w:lang w:val="en-US"/>
          <w:rPrChange w:id="362" w:author="raul ignacio rojas espinoza" w:date="2026-07-14T11:47:00Z" w16du:dateUtc="2026-07-14T15:47:00Z">
            <w:rPr>
              <w:lang w:val="en-US"/>
            </w:rPr>
          </w:rPrChange>
        </w:rPr>
        <w:t xml:space="preserve">CGV provides two complementary workflows. </w:t>
      </w:r>
      <w:r w:rsidRPr="005420C5">
        <w:rPr>
          <w:b/>
          <w:bCs/>
          <w:sz w:val="22"/>
          <w:szCs w:val="22"/>
          <w:lang w:val="en-US"/>
          <w:rPrChange w:id="363" w:author="raul ignacio rojas espinoza" w:date="2026-07-14T11:49:00Z" w16du:dateUtc="2026-07-14T15:49:00Z">
            <w:rPr>
              <w:lang w:val="en-US"/>
            </w:rPr>
          </w:rPrChange>
        </w:rPr>
        <w:t>Multi-Gene Search</w:t>
      </w:r>
      <w:r w:rsidRPr="005420C5">
        <w:rPr>
          <w:sz w:val="22"/>
          <w:szCs w:val="22"/>
          <w:lang w:val="en-US"/>
          <w:rPrChange w:id="364" w:author="raul ignacio rojas espinoza" w:date="2026-07-14T11:47:00Z" w16du:dateUtc="2026-07-14T15:47:00Z">
            <w:rPr>
              <w:lang w:val="en-US"/>
            </w:rPr>
          </w:rPrChange>
        </w:rPr>
        <w:t xml:space="preserve"> displays several genes from one organism in compact or detailed views. For genes with multiple transcripts, an Align Transcripts view compares translated coding sequences, nucleotide coding sequences or complete spliced exons. Global pairwise alignment is used to relate exon blocks, and the view labels 1:1, 1:n, n:1 and partial correspondences; a canonical transcript is used as reference when available.</w:t>
      </w:r>
      <w:commentRangeEnd w:id="360"/>
      <w:r>
        <w:rPr>
          <w:rStyle w:val="Refdecomentario"/>
          <w:sz w:val="22"/>
          <w:szCs w:val="22"/>
          <w:lang w:val="en-US"/>
        </w:rPr>
        <w:commentReference w:id="360"/>
      </w:r>
      <w:commentRangeEnd w:id="361"/>
      <w:r>
        <w:rPr>
          <w:rStyle w:val="Refdecomentario"/>
          <w:sz w:val="22"/>
          <w:szCs w:val="22"/>
          <w:lang w:val="en-US"/>
        </w:rPr>
        <w:commentReference w:id="361"/>
      </w:r>
      <w:commentRangeEnd w:id="359"/>
      <w:r>
        <w:rPr>
          <w:rStyle w:val="Refdecomentario"/>
          <w:sz w:val="22"/>
          <w:szCs w:val="22"/>
          <w:lang w:val="en-US"/>
        </w:rPr>
        <w:commentReference w:id="359"/>
      </w:r>
      <w:commentRangeEnd w:id="358"/>
      <w:r>
        <w:rPr>
          <w:rStyle w:val="Refdecomentario"/>
          <w:sz w:val="22"/>
          <w:szCs w:val="22"/>
          <w:lang w:val="en-US"/>
        </w:rPr>
        <w:commentReference w:id="358"/>
      </w:r>
      <w:r w:rsidR="005420C5">
        <w:rPr>
          <w:sz w:val="22"/>
          <w:szCs w:val="22"/>
          <w:lang w:val="en-US"/>
        </w:rPr>
        <w:t xml:space="preserve"> </w:t>
      </w:r>
    </w:p>
    <w:p w14:paraId="07BAF63C" w14:textId="62B4A476" w:rsidR="00071455" w:rsidRPr="005420C5" w:rsidDel="005420C5" w:rsidRDefault="00000000">
      <w:pPr>
        <w:jc w:val="both"/>
        <w:rPr>
          <w:sz w:val="22"/>
          <w:szCs w:val="22"/>
          <w:lang w:val="en-US"/>
          <w:rPrChange w:id="367" w:author="raul ignacio rojas espinoza" w:date="2026-07-14T11:47:00Z" w16du:dateUtc="2026-07-14T15:47:00Z">
            <w:rPr>
              <w:lang w:val="en-US"/>
            </w:rPr>
          </w:rPrChange>
        </w:rPr>
      </w:pPr>
      <w:commentRangeStart w:id="369"/>
      <w:commentRangeStart w:id="370"/>
      <w:r w:rsidRPr="005420C5">
        <w:rPr>
          <w:b/>
          <w:bCs/>
          <w:sz w:val="22"/>
          <w:szCs w:val="22"/>
          <w:lang w:val="en-US"/>
          <w:rPrChange w:id="371" w:author="raul ignacio rojas espinoza" w:date="2026-07-14T11:49:00Z" w16du:dateUtc="2026-07-14T15:49:00Z">
            <w:rPr>
              <w:lang w:val="en-US"/>
            </w:rPr>
          </w:rPrChange>
        </w:rPr>
        <w:t>Cross-Species Gene Search</w:t>
      </w:r>
      <w:r w:rsidRPr="005420C5">
        <w:rPr>
          <w:sz w:val="22"/>
          <w:szCs w:val="22"/>
          <w:lang w:val="en-US"/>
          <w:rPrChange w:id="372" w:author="raul ignacio rojas espinoza" w:date="2026-07-14T11:47:00Z" w16du:dateUtc="2026-07-14T15:47:00Z">
            <w:rPr>
              <w:lang w:val="en-US"/>
            </w:rPr>
          </w:rPrChange>
        </w:rPr>
        <w:t xml:space="preserve"> compares one query across two or more organisms. Representative models can be examined in compact and detailed views or with three alignment strategies. The interface's Aligned Synteny view performs exon-aware structural alignment on translated coding sequence, coding nucleotides or complete exons and draws corresponding blocks in a common 5'-to-3' orientation. LASTZ </w:t>
      </w:r>
      <w:r w:rsidRPr="005420C5">
        <w:rPr>
          <w:sz w:val="22"/>
          <w:szCs w:val="22"/>
          <w:lang w:val="en-US"/>
          <w:rPrChange w:id="374" w:author="raul ignacio rojas espinoza" w:date="2026-07-14T11:47:00Z" w16du:dateUtc="2026-07-14T15:47:00Z">
            <w:rPr>
              <w:lang w:val="en-US"/>
            </w:rPr>
          </w:rPrChange>
        </w:rPr>
        <w:t xml:space="preserve">Blocks shows local </w:t>
      </w:r>
      <w:r w:rsidRPr="005420C5">
        <w:rPr>
          <w:sz w:val="22"/>
          <w:szCs w:val="22"/>
          <w:lang w:val="en-US"/>
          <w:rPrChange w:id="375" w:author="raul ignacio rojas espinoza" w:date="2026-07-14T11:47:00Z" w16du:dateUtc="2026-07-14T15:47:00Z">
            <w:rPr>
              <w:lang w:val="en-US"/>
            </w:rPr>
          </w:rPrChange>
        </w:rPr>
        <w:t>pairwise alignments across the selected locus, and MultiPIP summarizes percent identity along a reference window. The latter two views can include configurable flanking sequence when genome data and the LASTZ backend are available (Harris, 2007). These displays compare the models returned for a requested gene; they are not de novo orthology or genome-wide synteny analyses.</w:t>
      </w:r>
      <w:commentRangeEnd w:id="370"/>
      <w:r>
        <w:rPr>
          <w:rStyle w:val="Refdecomentario"/>
          <w:sz w:val="22"/>
          <w:szCs w:val="22"/>
          <w:lang w:val="en-US"/>
        </w:rPr>
        <w:commentReference w:id="370"/>
      </w:r>
      <w:commentRangeEnd w:id="369"/>
      <w:r>
        <w:rPr>
          <w:rStyle w:val="Refdecomentario"/>
          <w:sz w:val="22"/>
          <w:szCs w:val="22"/>
          <w:lang w:val="en-US"/>
        </w:rPr>
        <w:commentReference w:id="369"/>
      </w:r>
      <w:r w:rsidR="005420C5">
        <w:rPr>
          <w:sz w:val="22"/>
          <w:szCs w:val="22"/>
          <w:lang w:val="en-US"/>
        </w:rPr>
        <w:t xml:space="preserve"> </w:t>
      </w:r>
    </w:p>
    <w:p w14:paraId="4B115BB0" w14:textId="6035133C" w:rsidR="00071455" w:rsidRPr="005420C5" w:rsidRDefault="00000000">
      <w:pPr>
        <w:jc w:val="both"/>
        <w:rPr>
          <w:sz w:val="22"/>
          <w:szCs w:val="22"/>
          <w:lang w:val="en-US"/>
          <w:rPrChange w:id="377" w:author="raul ignacio rojas espinoza" w:date="2026-07-14T11:47:00Z" w16du:dateUtc="2026-07-14T15:47:00Z">
            <w:rPr>
              <w:lang w:val="en-US"/>
            </w:rPr>
          </w:rPrChange>
        </w:rPr>
      </w:pPr>
      <w:r>
        <w:rPr>
          <w:sz w:val="22"/>
          <w:szCs w:val="22"/>
          <w:lang w:val="en-US"/>
          <w:rPrChange w:id="381" w:author="raul ignacio rojas espinoza" w:date="2026-07-14T11:47:00Z" w16du:dateUtc="2026-07-14T15:47:00Z">
            <w:rPr>
              <w:lang w:val="en-US"/>
            </w:rPr>
          </w:rPrChange>
        </w:rPr>
        <w:t>Interactive gene cards expose coordinates, strand, transcript and feature information</w:t>
      </w:r>
      <w:del w:id="1032" w:author="Raul Rojas Espinoza" w:date="2026-07-30T20:31:52Z">
        <w:r>
          <w:rPr>
            <w:sz w:val="22"/>
            <w:szCs w:val="22"/>
            <w:lang w:val="en-US"/>
            <w:rPrChange w:id="381" w:author="raul ignacio rojas espinoza" w:date="2026-07-14T11:47:00Z" w16du:dateUtc="2026-07-14T15:47:00Z">
              <w:rPr>
                <w:lang w:val="en-US"/>
              </w:rPr>
            </w:rPrChange>
          </w:rPr>
          <w:delText xml:space="preserve"> for exons</w:delText>
        </w:r>
      </w:del>
      <w:r>
        <w:rPr>
          <w:sz w:val="22"/>
          <w:szCs w:val="22"/>
          <w:lang w:val="en-US"/>
          <w:rPrChange w:id="381" w:author="raul ignacio rojas espinoza" w:date="2026-07-14T11:47:00Z" w16du:dateUtc="2026-07-14T15:47:00Z">
            <w:rPr>
              <w:lang w:val="en-US"/>
            </w:rPr>
          </w:rPrChange>
        </w:rPr>
        <w:t xml:space="preserve">, </w:t>
      </w:r>
      <w:del w:id="1033" w:author="Raul Rojas Espinoza" w:date="2026-07-30T20:31:52Z">
        <w:r>
          <w:rPr>
            <w:sz w:val="22"/>
            <w:szCs w:val="22"/>
            <w:lang w:val="en-US"/>
            <w:rPrChange w:id="381" w:author="raul ignacio rojas espinoza" w:date="2026-07-14T11:47:00Z" w16du:dateUtc="2026-07-14T15:47:00Z">
              <w:rPr>
                <w:lang w:val="en-US"/>
              </w:rPr>
            </w:rPrChange>
          </w:rPr>
          <w:delText>coding</w:delText>
        </w:r>
      </w:del>
      <w:ins w:id="1034" w:author="Raul Rojas Espinoza" w:date="2026-07-30T20:31:52Z">
        <w:r>
          <w:rPr>
            <w:sz w:val="22"/>
            <w:szCs w:val="22"/>
            <w:lang w:val="en-US"/>
            <w:rPrChange w:id="381" w:author="raul ignacio rojas espinoza" w:date="2026-07-14T11:47:00Z" w16du:dateUtc="2026-07-14T15:47:00Z">
              <w:rPr>
                <w:lang w:val="en-US"/>
              </w:rPr>
            </w:rPrChange>
          </w:rPr>
          <w:t>while</w:t>
        </w:r>
      </w:ins>
      <w:r>
        <w:rPr>
          <w:sz w:val="22"/>
          <w:szCs w:val="22"/>
          <w:lang w:val="en-US"/>
          <w:rPrChange w:id="381" w:author="raul ignacio rojas espinoza" w:date="2026-07-14T11:47:00Z" w16du:dateUtc="2026-07-14T15:47:00Z">
            <w:rPr>
              <w:lang w:val="en-US"/>
            </w:rPr>
          </w:rPrChange>
        </w:rPr>
        <w:t xml:space="preserve"> </w:t>
      </w:r>
      <w:del w:id="1035" w:author="Raul Rojas Espinoza" w:date="2026-07-30T20:31:52Z">
        <w:r>
          <w:rPr>
            <w:sz w:val="22"/>
            <w:szCs w:val="22"/>
            <w:lang w:val="en-US"/>
            <w:rPrChange w:id="381" w:author="raul ignacio rojas espinoza" w:date="2026-07-14T11:47:00Z" w16du:dateUtc="2026-07-14T15:47:00Z">
              <w:rPr>
                <w:lang w:val="en-US"/>
              </w:rPr>
            </w:rPrChange>
          </w:rPr>
          <w:delText>sequences and untranslated regions. Ten</w:delText>
        </w:r>
      </w:del>
      <w:ins w:id="1036" w:author="Raul Rojas Espinoza" w:date="2026-07-30T20:31:52Z">
        <w:r>
          <w:rPr>
            <w:sz w:val="22"/>
            <w:szCs w:val="22"/>
            <w:lang w:val="en-US"/>
            <w:rPrChange w:id="381" w:author="raul ignacio rojas espinoza" w:date="2026-07-14T11:47:00Z" w16du:dateUtc="2026-07-14T15:47:00Z">
              <w:rPr>
                <w:lang w:val="en-US"/>
              </w:rPr>
            </w:rPrChange>
          </w:rPr>
          <w:t>ten</w:t>
        </w:r>
      </w:ins>
      <w:r>
        <w:rPr>
          <w:sz w:val="22"/>
          <w:szCs w:val="22"/>
          <w:lang w:val="en-US"/>
          <w:rPrChange w:id="381" w:author="raul ignacio rojas espinoza" w:date="2026-07-14T11:47:00Z" w16du:dateUtc="2026-07-14T15:47:00Z">
            <w:rPr>
              <w:lang w:val="en-US"/>
            </w:rPr>
          </w:rPrChange>
        </w:rPr>
        <w:t xml:space="preserve"> analytical views summarize gene architecture, </w:t>
      </w:r>
      <w:del w:id="1037" w:author="Raul Rojas Espinoza" w:date="2026-07-30T20:31:52Z">
        <w:r>
          <w:rPr>
            <w:sz w:val="22"/>
            <w:szCs w:val="22"/>
            <w:lang w:val="en-US"/>
            <w:rPrChange w:id="381" w:author="raul ignacio rojas espinoza" w:date="2026-07-14T11:47:00Z" w16du:dateUtc="2026-07-14T15:47:00Z">
              <w:rPr>
                <w:lang w:val="en-US"/>
              </w:rPr>
            </w:rPrChange>
          </w:rPr>
          <w:delText>exon and intron content, nucleotide</w:delText>
        </w:r>
      </w:del>
      <w:ins w:id="1038" w:author="Raul Rojas Espinoza" w:date="2026-07-30T20:31:52Z">
        <w:r>
          <w:rPr>
            <w:sz w:val="22"/>
            <w:szCs w:val="22"/>
            <w:lang w:val="en-US"/>
            <w:rPrChange w:id="381" w:author="raul ignacio rojas espinoza" w:date="2026-07-14T11:47:00Z" w16du:dateUtc="2026-07-14T15:47:00Z">
              <w:rPr>
                <w:lang w:val="en-US"/>
              </w:rPr>
            </w:rPrChange>
          </w:rPr>
          <w:t>sequence</w:t>
        </w:r>
      </w:ins>
      <w:r>
        <w:rPr>
          <w:sz w:val="22"/>
          <w:szCs w:val="22"/>
          <w:lang w:val="en-US"/>
          <w:rPrChange w:id="381" w:author="raul ignacio rojas espinoza" w:date="2026-07-14T11:47:00Z" w16du:dateUtc="2026-07-14T15:47:00Z">
            <w:rPr>
              <w:lang w:val="en-US"/>
            </w:rPr>
          </w:rPrChange>
        </w:rPr>
        <w:t xml:space="preserve"> composition, genomic neighborhood</w:t>
      </w:r>
      <w:del w:id="1039" w:author="Raul Rojas Espinoza" w:date="2026-07-30T20:31:52Z">
        <w:r>
          <w:rPr>
            <w:sz w:val="22"/>
            <w:szCs w:val="22"/>
            <w:lang w:val="en-US"/>
            <w:rPrChange w:id="381" w:author="raul ignacio rojas espinoza" w:date="2026-07-14T11:47:00Z" w16du:dateUtc="2026-07-14T15:47:00Z">
              <w:rPr>
                <w:lang w:val="en-US"/>
              </w:rPr>
            </w:rPrChange>
          </w:rPr>
          <w:delText>, exon lengths, bivariate relationships, metric distributions</w:delText>
        </w:r>
      </w:del>
      <w:r>
        <w:rPr>
          <w:sz w:val="22"/>
          <w:szCs w:val="22"/>
          <w:lang w:val="en-US"/>
          <w:rPrChange w:id="381" w:author="raul ignacio rojas espinoza" w:date="2026-07-14T11:47:00Z" w16du:dateUtc="2026-07-14T15:47:00Z">
            <w:rPr>
              <w:lang w:val="en-US"/>
            </w:rPr>
          </w:rPrChange>
        </w:rPr>
        <w:t xml:space="preserve"> and </w:t>
      </w:r>
      <w:del w:id="1040" w:author="Raul Rojas Espinoza" w:date="2026-07-30T20:31:52Z">
        <w:r>
          <w:rPr>
            <w:sz w:val="22"/>
            <w:szCs w:val="22"/>
            <w:lang w:val="en-US"/>
            <w:rPrChange w:id="381" w:author="raul ignacio rojas espinoza" w:date="2026-07-14T11:47:00Z" w16du:dateUtc="2026-07-14T15:47:00Z">
              <w:rPr>
                <w:lang w:val="en-US"/>
              </w:rPr>
            </w:rPrChange>
          </w:rPr>
          <w:delText>correlations</w:delText>
        </w:r>
      </w:del>
      <w:ins w:id="1041" w:author="Raul Rojas Espinoza" w:date="2026-07-30T20:31:52Z">
        <w:r>
          <w:rPr>
            <w:sz w:val="22"/>
            <w:szCs w:val="22"/>
            <w:lang w:val="en-US"/>
            <w:rPrChange w:id="381" w:author="raul ignacio rojas espinoza" w:date="2026-07-14T11:47:00Z" w16du:dateUtc="2026-07-14T15:47:00Z">
              <w:rPr>
                <w:lang w:val="en-US"/>
              </w:rPr>
            </w:rPrChange>
          </w:rPr>
          <w:t>multivariate relationships</w:t>
        </w:r>
      </w:ins>
      <w:r>
        <w:rPr>
          <w:sz w:val="22"/>
          <w:szCs w:val="22"/>
          <w:lang w:val="en-US"/>
          <w:rPrChange w:id="381" w:author="raul ignacio rojas espinoza" w:date="2026-07-14T11:47:00Z" w16du:dateUtc="2026-07-14T15:47:00Z">
            <w:rPr>
              <w:lang w:val="en-US"/>
            </w:rPr>
          </w:rPrChange>
        </w:rPr>
        <w:t xml:space="preserve">. </w:t>
      </w:r>
      <w:del w:id="1042" w:author="Raul Rojas Espinoza" w:date="2026-07-30T20:31:52Z">
        <w:r>
          <w:rPr>
            <w:sz w:val="22"/>
            <w:szCs w:val="22"/>
            <w:lang w:val="en-US"/>
            <w:rPrChange w:id="381" w:author="raul ignacio rojas espinoza" w:date="2026-07-14T11:47:00Z" w16du:dateUtc="2026-07-14T15:47:00Z">
              <w:rPr>
                <w:lang w:val="en-US"/>
              </w:rPr>
            </w:rPrChange>
          </w:rPr>
          <w:delText>Outputs</w:delText>
        </w:r>
      </w:del>
      <w:ins w:id="1043" w:author="Raul Rojas Espinoza" w:date="2026-07-30T20:31:52Z">
        <w:r>
          <w:rPr>
            <w:sz w:val="22"/>
            <w:szCs w:val="22"/>
            <w:lang w:val="en-US"/>
            <w:rPrChange w:id="381" w:author="raul ignacio rojas espinoza" w:date="2026-07-14T11:47:00Z" w16du:dateUtc="2026-07-14T15:47:00Z">
              <w:rPr>
                <w:lang w:val="en-US"/>
              </w:rPr>
            </w:rPrChange>
          </w:rPr>
          <w:t>Figure Studio assembles structural, alignment and analytical views as configurable panels and exports publication-ready SVG or PNG compositions. Analyses</w:t>
        </w:r>
      </w:ins>
      <w:r>
        <w:rPr>
          <w:sz w:val="22"/>
          <w:szCs w:val="22"/>
          <w:lang w:val="en-US"/>
          <w:rPrChange w:id="381" w:author="raul ignacio rojas espinoza" w:date="2026-07-14T11:47:00Z" w16du:dateUtc="2026-07-14T15:47:00Z">
            <w:rPr>
              <w:lang w:val="en-US"/>
            </w:rPr>
          </w:rPrChange>
        </w:rPr>
        <w:t xml:space="preserve"> can be </w:t>
      </w:r>
      <w:del w:id="1044" w:author="Raul Rojas Espinoza" w:date="2026-07-30T20:31:52Z">
        <w:r>
          <w:rPr>
            <w:sz w:val="22"/>
            <w:szCs w:val="22"/>
            <w:lang w:val="en-US"/>
            <w:rPrChange w:id="381" w:author="raul ignacio rojas espinoza" w:date="2026-07-14T11:47:00Z" w16du:dateUtc="2026-07-14T15:47:00Z">
              <w:rPr>
                <w:lang w:val="en-US"/>
              </w:rPr>
            </w:rPrChange>
          </w:rPr>
          <w:delText>exported</w:delText>
        </w:r>
      </w:del>
      <w:ins w:id="1045" w:author="Raul Rojas Espinoza" w:date="2026-07-30T20:31:52Z">
        <w:r>
          <w:rPr>
            <w:sz w:val="22"/>
            <w:szCs w:val="22"/>
            <w:lang w:val="en-US"/>
            <w:rPrChange w:id="381" w:author="raul ignacio rojas espinoza" w:date="2026-07-14T11:47:00Z" w16du:dateUtc="2026-07-14T15:47:00Z">
              <w:rPr>
                <w:lang w:val="en-US"/>
              </w:rPr>
            </w:rPrChange>
          </w:rPr>
          <w:t>captured</w:t>
        </w:r>
      </w:ins>
      <w:r>
        <w:rPr>
          <w:sz w:val="22"/>
          <w:szCs w:val="22"/>
          <w:lang w:val="en-US"/>
          <w:rPrChange w:id="381" w:author="raul ignacio rojas espinoza" w:date="2026-07-14T11:47:00Z" w16du:dateUtc="2026-07-14T15:47:00Z">
            <w:rPr>
              <w:lang w:val="en-US"/>
            </w:rPr>
          </w:rPrChange>
        </w:rPr>
        <w:t xml:space="preserve"> as </w:t>
      </w:r>
      <w:del w:id="1046" w:author="Raul Rojas Espinoza" w:date="2026-07-30T20:31:52Z">
        <w:r>
          <w:rPr>
            <w:sz w:val="22"/>
            <w:szCs w:val="22"/>
            <w:lang w:val="en-US"/>
            <w:rPrChange w:id="381" w:author="raul ignacio rojas espinoza" w:date="2026-07-14T11:47:00Z" w16du:dateUtc="2026-07-14T15:47:00Z">
              <w:rPr>
                <w:lang w:val="en-US"/>
              </w:rPr>
            </w:rPrChange>
          </w:rPr>
          <w:delText>individual</w:delText>
        </w:r>
      </w:del>
      <w:ins w:id="1047" w:author="Raul Rojas Espinoza" w:date="2026-07-30T20:31:52Z">
        <w:r>
          <w:rPr>
            <w:sz w:val="22"/>
            <w:szCs w:val="22"/>
            <w:lang w:val="en-US"/>
            <w:rPrChange w:id="381" w:author="raul ignacio rojas espinoza" w:date="2026-07-14T11:47:00Z" w16du:dateUtc="2026-07-14T15:47:00Z">
              <w:rPr>
                <w:lang w:val="en-US"/>
              </w:rPr>
            </w:rPrChange>
          </w:rPr>
          <w:t>read-only</w:t>
        </w:r>
      </w:ins>
      <w:r>
        <w:rPr>
          <w:sz w:val="22"/>
          <w:szCs w:val="22"/>
          <w:lang w:val="en-US"/>
          <w:rPrChange w:id="381" w:author="raul ignacio rojas espinoza" w:date="2026-07-14T11:47:00Z" w16du:dateUtc="2026-07-14T15:47:00Z">
            <w:rPr>
              <w:lang w:val="en-US"/>
            </w:rPr>
          </w:rPrChange>
        </w:rPr>
        <w:t xml:space="preserve"> </w:t>
      </w:r>
      <w:del w:id="1048" w:author="Raul Rojas Espinoza" w:date="2026-07-30T20:31:52Z">
        <w:r>
          <w:rPr>
            <w:sz w:val="22"/>
            <w:szCs w:val="22"/>
            <w:lang w:val="en-US"/>
            <w:rPrChange w:id="381" w:author="raul ignacio rojas espinoza" w:date="2026-07-14T11:47:00Z" w16du:dateUtc="2026-07-14T15:47:00Z">
              <w:rPr>
                <w:lang w:val="en-US"/>
              </w:rPr>
            </w:rPrChange>
          </w:rPr>
          <w:delText>or</w:delText>
        </w:r>
      </w:del>
      <w:ins w:id="1049" w:author="Raul Rojas Espinoza" w:date="2026-07-30T20:31:52Z">
        <w:r>
          <w:rPr>
            <w:sz w:val="22"/>
            <w:szCs w:val="22"/>
            <w:lang w:val="en-US"/>
            <w:rPrChange w:id="381" w:author="raul ignacio rojas espinoza" w:date="2026-07-14T11:47:00Z" w16du:dateUtc="2026-07-14T15:47:00Z">
              <w:rPr>
                <w:lang w:val="en-US"/>
              </w:rPr>
            </w:rPrChange>
          </w:rPr>
          <w:t>interactive</w:t>
        </w:r>
      </w:ins>
      <w:r>
        <w:rPr>
          <w:sz w:val="22"/>
          <w:szCs w:val="22"/>
          <w:lang w:val="en-US"/>
          <w:rPrChange w:id="381" w:author="raul ignacio rojas espinoza" w:date="2026-07-14T11:47:00Z" w16du:dateUtc="2026-07-14T15:47:00Z">
            <w:rPr>
              <w:lang w:val="en-US"/>
            </w:rPr>
          </w:rPrChange>
        </w:rPr>
        <w:t xml:space="preserve"> </w:t>
      </w:r>
      <w:del w:id="1050" w:author="Raul Rojas Espinoza" w:date="2026-07-30T20:31:52Z">
        <w:r>
          <w:rPr>
            <w:sz w:val="22"/>
            <w:szCs w:val="22"/>
            <w:lang w:val="en-US"/>
            <w:rPrChange w:id="381" w:author="raul ignacio rojas espinoza" w:date="2026-07-14T11:47:00Z" w16du:dateUtc="2026-07-14T15:47:00Z">
              <w:rPr>
                <w:lang w:val="en-US"/>
              </w:rPr>
            </w:rPrChange>
          </w:rPr>
          <w:delText>batched</w:delText>
        </w:r>
      </w:del>
      <w:ins w:id="1051" w:author="Raul Rojas Espinoza" w:date="2026-07-30T20:31:52Z">
        <w:r>
          <w:rPr>
            <w:sz w:val="22"/>
            <w:szCs w:val="22"/>
            <w:lang w:val="en-US"/>
            <w:rPrChange w:id="381" w:author="raul ignacio rojas espinoza" w:date="2026-07-14T11:47:00Z" w16du:dateUtc="2026-07-14T15:47:00Z">
              <w:rPr>
                <w:lang w:val="en-US"/>
              </w:rPr>
            </w:rPrChange>
          </w:rPr>
          <w:t>reports:</w:t>
        </w:r>
      </w:ins>
      <w:r>
        <w:rPr>
          <w:sz w:val="22"/>
          <w:szCs w:val="22"/>
          <w:lang w:val="en-US"/>
          <w:rPrChange w:id="381" w:author="raul ignacio rojas espinoza" w:date="2026-07-14T11:47:00Z" w16du:dateUtc="2026-07-14T15:47:00Z">
            <w:rPr>
              <w:lang w:val="en-US"/>
            </w:rPr>
          </w:rPrChange>
        </w:rPr>
        <w:t xml:space="preserve"> </w:t>
      </w:r>
      <w:del w:id="1052" w:author="Raul Rojas Espinoza" w:date="2026-07-30T20:31:52Z">
        <w:r>
          <w:rPr>
            <w:sz w:val="22"/>
            <w:szCs w:val="22"/>
            <w:lang w:val="en-US"/>
            <w:rPrChange w:id="381" w:author="raul ignacio rojas espinoza" w:date="2026-07-14T11:47:00Z" w16du:dateUtc="2026-07-14T15:47:00Z">
              <w:rPr>
                <w:lang w:val="en-US"/>
              </w:rPr>
            </w:rPrChange>
          </w:rPr>
          <w:delText>SVG</w:delText>
        </w:r>
      </w:del>
      <w:ins w:id="1053" w:author="Raul Rojas Espinoza" w:date="2026-07-30T20:31:52Z">
        <w:r>
          <w:rPr>
            <w:sz w:val="22"/>
            <w:szCs w:val="22"/>
            <w:lang w:val="en-US"/>
            <w:rPrChange w:id="381" w:author="raul ignacio rojas espinoza" w:date="2026-07-14T11:47:00Z" w16du:dateUtc="2026-07-14T15:47:00Z">
              <w:rPr>
                <w:lang w:val="en-US"/>
              </w:rPr>
            </w:rPrChange>
          </w:rPr>
          <w:t>CGV</w:t>
        </w:r>
      </w:ins>
      <w:r>
        <w:rPr>
          <w:sz w:val="22"/>
          <w:szCs w:val="22"/>
          <w:lang w:val="en-US"/>
          <w:rPrChange w:id="381" w:author="raul ignacio rojas espinoza" w:date="2026-07-14T11:47:00Z" w16du:dateUtc="2026-07-14T15:47:00Z">
            <w:rPr>
              <w:lang w:val="en-US"/>
            </w:rPr>
          </w:rPrChange>
        </w:rPr>
        <w:t xml:space="preserve"> </w:t>
      </w:r>
      <w:del w:id="1054" w:author="Raul Rojas Espinoza" w:date="2026-07-30T20:31:52Z">
        <w:r>
          <w:rPr>
            <w:sz w:val="22"/>
            <w:szCs w:val="22"/>
            <w:lang w:val="en-US"/>
            <w:rPrChange w:id="381" w:author="raul ignacio rojas espinoza" w:date="2026-07-14T11:47:00Z" w16du:dateUtc="2026-07-14T15:47:00Z">
              <w:rPr>
                <w:lang w:val="en-US"/>
              </w:rPr>
            </w:rPrChange>
          </w:rPr>
          <w:delText>files</w:delText>
        </w:r>
      </w:del>
      <w:ins w:id="1055" w:author="Raul Rojas Espinoza" w:date="2026-07-30T20:31:52Z">
        <w:r>
          <w:rPr>
            <w:sz w:val="22"/>
            <w:szCs w:val="22"/>
            <w:lang w:val="en-US"/>
            <w:rPrChange w:id="381" w:author="raul ignacio rojas espinoza" w:date="2026-07-14T11:47:00Z" w16du:dateUtc="2026-07-14T15:47:00Z">
              <w:rPr>
                <w:lang w:val="en-US"/>
              </w:rPr>
            </w:rPrChange>
          </w:rPr>
          <w:t>Web creates an expiring secret URL</w:t>
        </w:r>
      </w:ins>
      <w:r>
        <w:rPr>
          <w:sz w:val="22"/>
          <w:szCs w:val="22"/>
          <w:lang w:val="en-US"/>
          <w:rPrChange w:id="381" w:author="raul ignacio rojas espinoza" w:date="2026-07-14T11:47:00Z" w16du:dateUtc="2026-07-14T15:47:00Z">
            <w:rPr>
              <w:lang w:val="en-US"/>
            </w:rPr>
          </w:rPrChange>
        </w:rPr>
        <w:t xml:space="preserve">, </w:t>
      </w:r>
      <w:del w:id="1056" w:author="Raul Rojas Espinoza" w:date="2026-07-30T20:31:52Z">
        <w:r>
          <w:rPr>
            <w:sz w:val="22"/>
            <w:szCs w:val="22"/>
            <w:lang w:val="en-US"/>
            <w:rPrChange w:id="381" w:author="raul ignacio rojas espinoza" w:date="2026-07-14T11:47:00Z" w16du:dateUtc="2026-07-14T15:47:00Z">
              <w:rPr>
                <w:lang w:val="en-US"/>
              </w:rPr>
            </w:rPrChange>
          </w:rPr>
          <w:delText>summary</w:delText>
        </w:r>
      </w:del>
      <w:ins w:id="1057" w:author="Raul Rojas Espinoza" w:date="2026-07-30T20:31:52Z">
        <w:r>
          <w:rPr>
            <w:sz w:val="22"/>
            <w:szCs w:val="22"/>
            <w:lang w:val="en-US"/>
            <w:rPrChange w:id="381" w:author="raul ignacio rojas espinoza" w:date="2026-07-14T11:47:00Z" w16du:dateUtc="2026-07-14T15:47:00Z">
              <w:rPr>
                <w:lang w:val="en-US"/>
              </w:rPr>
            </w:rPrChange>
          </w:rPr>
          <w:t>whereas</w:t>
        </w:r>
      </w:ins>
      <w:r>
        <w:rPr>
          <w:sz w:val="22"/>
          <w:szCs w:val="22"/>
          <w:lang w:val="en-US"/>
          <w:rPrChange w:id="381" w:author="raul ignacio rojas espinoza" w:date="2026-07-14T11:47:00Z" w16du:dateUtc="2026-07-14T15:47:00Z">
            <w:rPr>
              <w:lang w:val="en-US"/>
            </w:rPr>
          </w:rPrChange>
        </w:rPr>
        <w:t xml:space="preserve"> </w:t>
      </w:r>
      <w:del w:id="1058" w:author="Raul Rojas Espinoza" w:date="2026-07-30T20:31:52Z">
        <w:r>
          <w:rPr>
            <w:sz w:val="22"/>
            <w:szCs w:val="22"/>
            <w:lang w:val="en-US"/>
            <w:rPrChange w:id="381" w:author="raul ignacio rojas espinoza" w:date="2026-07-14T11:47:00Z" w16du:dateUtc="2026-07-14T15:47:00Z">
              <w:rPr>
                <w:lang w:val="en-US"/>
              </w:rPr>
            </w:rPrChange>
          </w:rPr>
          <w:delText>tables</w:delText>
        </w:r>
      </w:del>
      <w:ins w:id="1059" w:author="Raul Rojas Espinoza" w:date="2026-07-30T20:31:52Z">
        <w:r>
          <w:rPr>
            <w:sz w:val="22"/>
            <w:szCs w:val="22"/>
            <w:lang w:val="en-US"/>
            <w:rPrChange w:id="381" w:author="raul ignacio rojas espinoza" w:date="2026-07-14T11:47:00Z" w16du:dateUtc="2026-07-14T15:47:00Z">
              <w:rPr>
                <w:lang w:val="en-US"/>
              </w:rPr>
            </w:rPrChange>
          </w:rPr>
          <w:t>CGV</w:t>
        </w:r>
      </w:ins>
      <w:r>
        <w:rPr>
          <w:sz w:val="22"/>
          <w:szCs w:val="22"/>
          <w:lang w:val="en-US"/>
          <w:rPrChange w:id="381" w:author="raul ignacio rojas espinoza" w:date="2026-07-14T11:47:00Z" w16du:dateUtc="2026-07-14T15:47:00Z">
            <w:rPr>
              <w:lang w:val="en-US"/>
            </w:rPr>
          </w:rPrChange>
        </w:rPr>
        <w:t xml:space="preserve"> </w:t>
      </w:r>
      <w:del w:id="1060" w:author="Raul Rojas Espinoza" w:date="2026-07-30T20:31:52Z">
        <w:r>
          <w:rPr>
            <w:sz w:val="22"/>
            <w:szCs w:val="22"/>
            <w:lang w:val="en-US"/>
            <w:rPrChange w:id="381" w:author="raul ignacio rojas espinoza" w:date="2026-07-14T11:47:00Z" w16du:dateUtc="2026-07-14T15:47:00Z">
              <w:rPr>
                <w:lang w:val="en-US"/>
              </w:rPr>
            </w:rPrChange>
          </w:rPr>
          <w:delText>as</w:delText>
        </w:r>
      </w:del>
      <w:ins w:id="1061" w:author="Raul Rojas Espinoza" w:date="2026-07-30T20:31:52Z">
        <w:r>
          <w:rPr>
            <w:sz w:val="22"/>
            <w:szCs w:val="22"/>
            <w:lang w:val="en-US"/>
            <w:rPrChange w:id="381" w:author="raul ignacio rojas espinoza" w:date="2026-07-14T11:47:00Z" w16du:dateUtc="2026-07-14T15:47:00Z">
              <w:rPr>
                <w:lang w:val="en-US"/>
              </w:rPr>
            </w:rPrChange>
          </w:rPr>
          <w:t>Desktop</w:t>
        </w:r>
      </w:ins>
      <w:r>
        <w:rPr>
          <w:sz w:val="22"/>
          <w:szCs w:val="22"/>
          <w:lang w:val="en-US"/>
          <w:rPrChange w:id="381" w:author="raul ignacio rojas espinoza" w:date="2026-07-14T11:47:00Z" w16du:dateUtc="2026-07-14T15:47:00Z">
            <w:rPr>
              <w:lang w:val="en-US"/>
            </w:rPr>
          </w:rPrChange>
        </w:rPr>
        <w:t xml:space="preserve"> </w:t>
      </w:r>
      <w:del w:id="1062" w:author="Raul Rojas Espinoza" w:date="2026-07-30T20:31:52Z">
        <w:r>
          <w:rPr>
            <w:sz w:val="22"/>
            <w:szCs w:val="22"/>
            <w:lang w:val="en-US"/>
            <w:rPrChange w:id="381" w:author="raul ignacio rojas espinoza" w:date="2026-07-14T11:47:00Z" w16du:dateUtc="2026-07-14T15:47:00Z">
              <w:rPr>
                <w:lang w:val="en-US"/>
              </w:rPr>
            </w:rPrChange>
          </w:rPr>
          <w:delText>CSV</w:delText>
        </w:r>
      </w:del>
      <w:ins w:id="1063" w:author="Raul Rojas Espinoza" w:date="2026-07-30T20:31:52Z">
        <w:r>
          <w:rPr>
            <w:sz w:val="22"/>
            <w:szCs w:val="22"/>
            <w:lang w:val="en-US"/>
            <w:rPrChange w:id="381" w:author="raul ignacio rojas espinoza" w:date="2026-07-14T11:47:00Z" w16du:dateUtc="2026-07-14T15:47:00Z">
              <w:rPr>
                <w:lang w:val="en-US"/>
              </w:rPr>
            </w:rPrChange>
          </w:rPr>
          <w:t>saves a self-contained HTML file. A versioned reproducibility package records queries</w:t>
        </w:r>
      </w:ins>
      <w:r>
        <w:rPr>
          <w:sz w:val="22"/>
          <w:szCs w:val="22"/>
          <w:lang w:val="en-US"/>
          <w:rPrChange w:id="381" w:author="raul ignacio rojas espinoza" w:date="2026-07-14T11:47:00Z" w16du:dateUtc="2026-07-14T15:47:00Z">
            <w:rPr>
              <w:lang w:val="en-US"/>
            </w:rPr>
          </w:rPrChange>
        </w:rPr>
        <w:t>,</w:t>
      </w:r>
      <w:ins w:id="1064" w:author="Raul Rojas Espinoza" w:date="2026-07-30T20:31:52Z">
        <w:r>
          <w:rPr>
            <w:sz w:val="22"/>
            <w:szCs w:val="22"/>
            <w:lang w:val="en-US"/>
            <w:rPrChange w:id="381" w:author="raul ignacio rojas espinoza" w:date="2026-07-14T11:47:00Z" w16du:dateUtc="2026-07-14T15:47:00Z">
              <w:rPr>
                <w:lang w:val="en-US"/>
              </w:rPr>
            </w:rPrChange>
          </w:rPr>
          <w:t xml:space="preserve"> source provenance, parameters</w:t>
        </w:r>
      </w:ins>
      <w:r>
        <w:rPr>
          <w:sz w:val="22"/>
          <w:szCs w:val="22"/>
          <w:lang w:val="en-US"/>
          <w:rPrChange w:id="381" w:author="raul ignacio rojas espinoza" w:date="2026-07-14T11:47:00Z" w16du:dateUtc="2026-07-14T15:47:00Z">
            <w:rPr>
              <w:lang w:val="en-US"/>
            </w:rPr>
          </w:rPrChange>
        </w:rPr>
        <w:t xml:space="preserve"> and </w:t>
      </w:r>
      <w:del w:id="1065" w:author="Raul Rojas Espinoza" w:date="2026-07-30T20:31:52Z">
        <w:r>
          <w:rPr>
            <w:sz w:val="22"/>
            <w:szCs w:val="22"/>
            <w:lang w:val="en-US"/>
            <w:rPrChange w:id="381" w:author="raul ignacio rojas espinoza" w:date="2026-07-14T11:47:00Z" w16du:dateUtc="2026-07-14T15:47:00Z">
              <w:rPr>
                <w:lang w:val="en-US"/>
              </w:rPr>
            </w:rPrChange>
          </w:rPr>
          <w:delText>gene</w:delText>
        </w:r>
      </w:del>
      <w:ins w:id="1066" w:author="Raul Rojas Espinoza" w:date="2026-07-30T20:31:52Z">
        <w:r>
          <w:rPr>
            <w:sz w:val="22"/>
            <w:szCs w:val="22"/>
            <w:lang w:val="en-US"/>
            <w:rPrChange w:id="381" w:author="raul ignacio rojas espinoza" w:date="2026-07-14T11:47:00Z" w16du:dateUtc="2026-07-14T15:47:00Z">
              <w:rPr>
                <w:lang w:val="en-US"/>
              </w:rPr>
            </w:rPrChange>
          </w:rPr>
          <w:t>captured outputs. CSV tables</w:t>
        </w:r>
      </w:ins>
      <w:r>
        <w:rPr>
          <w:sz w:val="22"/>
          <w:szCs w:val="22"/>
          <w:lang w:val="en-US"/>
          <w:rPrChange w:id="381" w:author="raul ignacio rojas espinoza" w:date="2026-07-14T11:47:00Z" w16du:dateUtc="2026-07-14T15:47:00Z">
            <w:rPr>
              <w:lang w:val="en-US"/>
            </w:rPr>
          </w:rPrChange>
        </w:rPr>
        <w:t xml:space="preserve">, </w:t>
      </w:r>
      <w:del w:id="1067" w:author="Raul Rojas Espinoza" w:date="2026-07-30T20:31:52Z">
        <w:r>
          <w:rPr>
            <w:sz w:val="22"/>
            <w:szCs w:val="22"/>
            <w:lang w:val="en-US"/>
            <w:rPrChange w:id="381" w:author="raul ignacio rojas espinoza" w:date="2026-07-14T11:47:00Z" w16du:dateUtc="2026-07-14T15:47:00Z">
              <w:rPr>
                <w:lang w:val="en-US"/>
              </w:rPr>
            </w:rPrChange>
          </w:rPr>
          <w:delText>transcript, coding, intronic or promoter</w:delText>
        </w:r>
      </w:del>
      <w:ins w:id="1068" w:author="Raul Rojas Espinoza" w:date="2026-07-30T20:31:52Z">
        <w:r>
          <w:rPr>
            <w:sz w:val="22"/>
            <w:szCs w:val="22"/>
            <w:lang w:val="en-US"/>
            <w:rPrChange w:id="381" w:author="raul ignacio rojas espinoza" w:date="2026-07-14T11:47:00Z" w16du:dateUtc="2026-07-14T15:47:00Z">
              <w:rPr>
                <w:lang w:val="en-US"/>
              </w:rPr>
            </w:rPrChange>
          </w:rPr>
          <w:t>FASTA</w:t>
        </w:r>
      </w:ins>
      <w:r>
        <w:rPr>
          <w:sz w:val="22"/>
          <w:szCs w:val="22"/>
          <w:lang w:val="en-US"/>
          <w:rPrChange w:id="381" w:author="raul ignacio rojas espinoza" w:date="2026-07-14T11:47:00Z" w16du:dateUtc="2026-07-14T15:47:00Z">
            <w:rPr>
              <w:lang w:val="en-US"/>
            </w:rPr>
          </w:rPrChange>
        </w:rPr>
        <w:t xml:space="preserve"> sequences </w:t>
      </w:r>
      <w:del w:id="1069" w:author="Raul Rojas Espinoza" w:date="2026-07-30T20:31:52Z">
        <w:r>
          <w:rPr>
            <w:sz w:val="22"/>
            <w:szCs w:val="22"/>
            <w:lang w:val="en-US"/>
            <w:rPrChange w:id="381" w:author="raul ignacio rojas espinoza" w:date="2026-07-14T11:47:00Z" w16du:dateUtc="2026-07-14T15:47:00Z">
              <w:rPr>
                <w:lang w:val="en-US"/>
              </w:rPr>
            </w:rPrChange>
          </w:rPr>
          <w:delText>as</w:delText>
        </w:r>
      </w:del>
      <w:ins w:id="1070" w:author="Raul Rojas Espinoza" w:date="2026-07-30T20:31:52Z">
        <w:r>
          <w:rPr>
            <w:sz w:val="22"/>
            <w:szCs w:val="22"/>
            <w:lang w:val="en-US"/>
            <w:rPrChange w:id="381" w:author="raul ignacio rojas espinoza" w:date="2026-07-14T11:47:00Z" w16du:dateUtc="2026-07-14T15:47:00Z">
              <w:rPr>
                <w:lang w:val="en-US"/>
              </w:rPr>
            </w:rPrChange>
          </w:rPr>
          <w:t>and</w:t>
        </w:r>
      </w:ins>
      <w:r>
        <w:rPr>
          <w:sz w:val="22"/>
          <w:szCs w:val="22"/>
          <w:lang w:val="en-US"/>
          <w:rPrChange w:id="381" w:author="raul ignacio rojas espinoza" w:date="2026-07-14T11:47:00Z" w16du:dateUtc="2026-07-14T15:47:00Z">
            <w:rPr>
              <w:lang w:val="en-US"/>
            </w:rPr>
          </w:rPrChange>
        </w:rPr>
        <w:t xml:space="preserve"> </w:t>
      </w:r>
      <w:del w:id="1071" w:author="Raul Rojas Espinoza" w:date="2026-07-30T20:31:52Z">
        <w:r>
          <w:rPr>
            <w:sz w:val="22"/>
            <w:szCs w:val="22"/>
            <w:lang w:val="en-US"/>
            <w:rPrChange w:id="381" w:author="raul ignacio rojas espinoza" w:date="2026-07-14T11:47:00Z" w16du:dateUtc="2026-07-14T15:47:00Z">
              <w:rPr>
                <w:lang w:val="en-US"/>
              </w:rPr>
            </w:rPrChange>
          </w:rPr>
          <w:delText>FASTA. Complete</w:delText>
        </w:r>
      </w:del>
      <w:ins w:id="1072" w:author="Raul Rojas Espinoza" w:date="2026-07-30T20:31:52Z">
        <w:r>
          <w:rPr>
            <w:sz w:val="22"/>
            <w:szCs w:val="22"/>
            <w:lang w:val="en-US"/>
            <w:rPrChange w:id="381" w:author="raul ignacio rojas espinoza" w:date="2026-07-14T11:47:00Z" w16du:dateUtc="2026-07-14T15:47:00Z">
              <w:rPr>
                <w:lang w:val="en-US"/>
              </w:rPr>
            </w:rPrChange>
          </w:rPr>
          <w:t>RDS</w:t>
        </w:r>
      </w:ins>
      <w:r>
        <w:rPr>
          <w:sz w:val="22"/>
          <w:szCs w:val="22"/>
          <w:lang w:val="en-US"/>
          <w:rPrChange w:id="381" w:author="raul ignacio rojas espinoza" w:date="2026-07-14T11:47:00Z" w16du:dateUtc="2026-07-14T15:47:00Z">
            <w:rPr>
              <w:lang w:val="en-US"/>
            </w:rPr>
          </w:rPrChange>
        </w:rPr>
        <w:t xml:space="preserve"> work sessions</w:t>
      </w:r>
      <w:ins w:id="1073" w:author="Raul Rojas Espinoza" w:date="2026-07-30T20:31:52Z">
        <w:r>
          <w:rPr>
            <w:sz w:val="22"/>
            <w:szCs w:val="22"/>
            <w:lang w:val="en-US"/>
            <w:rPrChange w:id="381" w:author="raul ignacio rojas espinoza" w:date="2026-07-14T11:47:00Z" w16du:dateUtc="2026-07-14T15:47:00Z">
              <w:rPr>
                <w:lang w:val="en-US"/>
              </w:rPr>
            </w:rPrChange>
          </w:rPr>
          <w:t>,</w:t>
        </w:r>
      </w:ins>
      <w:r>
        <w:rPr>
          <w:sz w:val="22"/>
          <w:szCs w:val="22"/>
          <w:lang w:val="en-US"/>
          <w:rPrChange w:id="381" w:author="raul ignacio rojas espinoza" w:date="2026-07-14T11:47:00Z" w16du:dateUtc="2026-07-14T15:47:00Z">
            <w:rPr>
              <w:lang w:val="en-US"/>
            </w:rPr>
          </w:rPrChange>
        </w:rPr>
        <w:t xml:space="preserve"> </w:t>
      </w:r>
      <w:del w:id="1074" w:author="Raul Rojas Espinoza" w:date="2026-07-30T20:31:52Z">
        <w:r>
          <w:rPr>
            <w:sz w:val="22"/>
            <w:szCs w:val="22"/>
            <w:lang w:val="en-US"/>
            <w:rPrChange w:id="381" w:author="raul ignacio rojas espinoza" w:date="2026-07-14T11:47:00Z" w16du:dateUtc="2026-07-14T15:47:00Z">
              <w:rPr>
                <w:lang w:val="en-US"/>
              </w:rPr>
            </w:rPrChange>
          </w:rPr>
          <w:delText>can</w:delText>
        </w:r>
      </w:del>
      <w:ins w:id="1075" w:author="Raul Rojas Espinoza" w:date="2026-07-30T20:31:52Z">
        <w:r>
          <w:rPr>
            <w:sz w:val="22"/>
            <w:szCs w:val="22"/>
            <w:lang w:val="en-US"/>
            <w:rPrChange w:id="381" w:author="raul ignacio rojas espinoza" w:date="2026-07-14T11:47:00Z" w16du:dateUtc="2026-07-14T15:47:00Z">
              <w:rPr>
                <w:lang w:val="en-US"/>
              </w:rPr>
            </w:rPrChange>
          </w:rPr>
          <w:t>including</w:t>
        </w:r>
      </w:ins>
      <w:r>
        <w:rPr>
          <w:sz w:val="22"/>
          <w:szCs w:val="22"/>
          <w:lang w:val="en-US"/>
          <w:rPrChange w:id="381" w:author="raul ignacio rojas espinoza" w:date="2026-07-14T11:47:00Z" w16du:dateUtc="2026-07-14T15:47:00Z">
            <w:rPr>
              <w:lang w:val="en-US"/>
            </w:rPr>
          </w:rPrChange>
        </w:rPr>
        <w:t xml:space="preserve"> </w:t>
      </w:r>
      <w:del w:id="1076" w:author="Raul Rojas Espinoza" w:date="2026-07-30T20:31:52Z">
        <w:r>
          <w:rPr>
            <w:sz w:val="22"/>
            <w:szCs w:val="22"/>
            <w:lang w:val="en-US"/>
            <w:rPrChange w:id="381" w:author="raul ignacio rojas espinoza" w:date="2026-07-14T11:47:00Z" w16du:dateUtc="2026-07-14T15:47:00Z">
              <w:rPr>
                <w:lang w:val="en-US"/>
              </w:rPr>
            </w:rPrChange>
          </w:rPr>
          <w:delText>be</w:delText>
        </w:r>
      </w:del>
      <w:ins w:id="1077" w:author="Raul Rojas Espinoza" w:date="2026-07-30T20:31:52Z">
        <w:r>
          <w:rPr>
            <w:sz w:val="22"/>
            <w:szCs w:val="22"/>
            <w:lang w:val="en-US"/>
            <w:rPrChange w:id="381" w:author="raul ignacio rojas espinoza" w:date="2026-07-14T11:47:00Z" w16du:dateUtc="2026-07-14T15:47:00Z">
              <w:rPr>
                <w:lang w:val="en-US"/>
              </w:rPr>
            </w:rPrChange>
          </w:rPr>
          <w:t>Figure</w:t>
        </w:r>
      </w:ins>
      <w:r>
        <w:rPr>
          <w:sz w:val="22"/>
          <w:szCs w:val="22"/>
          <w:lang w:val="en-US"/>
          <w:rPrChange w:id="381" w:author="raul ignacio rojas espinoza" w:date="2026-07-14T11:47:00Z" w16du:dateUtc="2026-07-14T15:47:00Z">
            <w:rPr>
              <w:lang w:val="en-US"/>
            </w:rPr>
          </w:rPrChange>
        </w:rPr>
        <w:t xml:space="preserve"> </w:t>
      </w:r>
      <w:del w:id="1078" w:author="Raul Rojas Espinoza" w:date="2026-07-30T20:31:52Z">
        <w:r>
          <w:rPr>
            <w:sz w:val="22"/>
            <w:szCs w:val="22"/>
            <w:lang w:val="en-US"/>
            <w:rPrChange w:id="381" w:author="raul ignacio rojas espinoza" w:date="2026-07-14T11:47:00Z" w16du:dateUtc="2026-07-14T15:47:00Z">
              <w:rPr>
                <w:lang w:val="en-US"/>
              </w:rPr>
            </w:rPrChange>
          </w:rPr>
          <w:delText>saved</w:delText>
        </w:r>
      </w:del>
      <w:ins w:id="1079" w:author="Raul Rojas Espinoza" w:date="2026-07-30T20:31:52Z">
        <w:r>
          <w:rPr>
            <w:sz w:val="22"/>
            <w:szCs w:val="22"/>
            <w:lang w:val="en-US"/>
            <w:rPrChange w:id="381" w:author="raul ignacio rojas espinoza" w:date="2026-07-14T11:47:00Z" w16du:dateUtc="2026-07-14T15:47:00Z">
              <w:rPr>
                <w:lang w:val="en-US"/>
              </w:rPr>
            </w:rPrChange>
          </w:rPr>
          <w:t>Studio</w:t>
        </w:r>
      </w:ins>
      <w:r>
        <w:rPr>
          <w:sz w:val="22"/>
          <w:szCs w:val="22"/>
          <w:lang w:val="en-US"/>
          <w:rPrChange w:id="381" w:author="raul ignacio rojas espinoza" w:date="2026-07-14T11:47:00Z" w16du:dateUtc="2026-07-14T15:47:00Z">
            <w:rPr>
              <w:lang w:val="en-US"/>
            </w:rPr>
          </w:rPrChange>
        </w:rPr>
        <w:t xml:space="preserve"> </w:t>
      </w:r>
      <w:del w:id="1080" w:author="Raul Rojas Espinoza" w:date="2026-07-30T20:31:52Z">
        <w:r>
          <w:rPr>
            <w:sz w:val="22"/>
            <w:szCs w:val="22"/>
            <w:lang w:val="en-US"/>
            <w:rPrChange w:id="381" w:author="raul ignacio rojas espinoza" w:date="2026-07-14T11:47:00Z" w16du:dateUtc="2026-07-14T15:47:00Z">
              <w:rPr>
                <w:lang w:val="en-US"/>
              </w:rPr>
            </w:rPrChange>
          </w:rPr>
          <w:delText>and</w:delText>
        </w:r>
      </w:del>
      <w:ins w:id="1081" w:author="Raul Rojas Espinoza" w:date="2026-07-30T20:31:52Z">
        <w:r>
          <w:rPr>
            <w:sz w:val="22"/>
            <w:szCs w:val="22"/>
            <w:lang w:val="en-US"/>
            <w:rPrChange w:id="381" w:author="raul ignacio rojas espinoza" w:date="2026-07-14T11:47:00Z" w16du:dateUtc="2026-07-14T15:47:00Z">
              <w:rPr>
                <w:lang w:val="en-US"/>
              </w:rPr>
            </w:rPrChange>
          </w:rPr>
          <w:t>drafts,</w:t>
        </w:r>
      </w:ins>
      <w:r>
        <w:rPr>
          <w:sz w:val="22"/>
          <w:szCs w:val="22"/>
          <w:lang w:val="en-US"/>
          <w:rPrChange w:id="381" w:author="raul ignacio rojas espinoza" w:date="2026-07-14T11:47:00Z" w16du:dateUtc="2026-07-14T15:47:00Z">
            <w:rPr>
              <w:lang w:val="en-US"/>
            </w:rPr>
          </w:rPrChange>
        </w:rPr>
        <w:t xml:space="preserve"> </w:t>
      </w:r>
      <w:del w:id="1082" w:author="Raul Rojas Espinoza" w:date="2026-07-30T20:31:52Z">
        <w:r>
          <w:rPr>
            <w:sz w:val="22"/>
            <w:szCs w:val="22"/>
            <w:lang w:val="en-US"/>
            <w:rPrChange w:id="381" w:author="raul ignacio rojas espinoza" w:date="2026-07-14T11:47:00Z" w16du:dateUtc="2026-07-14T15:47:00Z">
              <w:rPr>
                <w:lang w:val="en-US"/>
              </w:rPr>
            </w:rPrChange>
          </w:rPr>
          <w:delText>restored</w:delText>
        </w:r>
      </w:del>
      <w:ins w:id="1083" w:author="Raul Rojas Espinoza" w:date="2026-07-30T20:31:52Z">
        <w:r>
          <w:rPr>
            <w:sz w:val="22"/>
            <w:szCs w:val="22"/>
            <w:lang w:val="en-US"/>
            <w:rPrChange w:id="381" w:author="raul ignacio rojas espinoza" w:date="2026-07-14T11:47:00Z" w16du:dateUtc="2026-07-14T15:47:00Z">
              <w:rPr>
                <w:lang w:val="en-US"/>
              </w:rPr>
            </w:rPrChange>
          </w:rPr>
          <w:t>remain</w:t>
        </w:r>
      </w:ins>
      <w:r>
        <w:rPr>
          <w:sz w:val="22"/>
          <w:szCs w:val="22"/>
          <w:lang w:val="en-US"/>
          <w:rPrChange w:id="381" w:author="raul ignacio rojas espinoza" w:date="2026-07-14T11:47:00Z" w16du:dateUtc="2026-07-14T15:47:00Z">
            <w:rPr>
              <w:lang w:val="en-US"/>
            </w:rPr>
          </w:rPrChange>
        </w:rPr>
        <w:t xml:space="preserve"> </w:t>
      </w:r>
      <w:del w:id="1084" w:author="Raul Rojas Espinoza" w:date="2026-07-30T20:31:52Z">
        <w:r>
          <w:rPr>
            <w:sz w:val="22"/>
            <w:szCs w:val="22"/>
            <w:lang w:val="en-US"/>
            <w:rPrChange w:id="381" w:author="raul ignacio rojas espinoza" w:date="2026-07-14T11:47:00Z" w16du:dateUtc="2026-07-14T15:47:00Z">
              <w:rPr>
                <w:lang w:val="en-US"/>
              </w:rPr>
            </w:rPrChange>
          </w:rPr>
          <w:delText>as compressed RDS files</w:delText>
        </w:r>
      </w:del>
      <w:ins w:id="1085" w:author="Raul Rojas Espinoza" w:date="2026-07-30T20:31:52Z">
        <w:r>
          <w:rPr>
            <w:sz w:val="22"/>
            <w:szCs w:val="22"/>
            <w:lang w:val="en-US"/>
            <w:rPrChange w:id="381" w:author="raul ignacio rojas espinoza" w:date="2026-07-14T11:47:00Z" w16du:dateUtc="2026-07-14T15:47:00Z">
              <w:rPr>
                <w:lang w:val="en-US"/>
              </w:rPr>
            </w:rPrChange>
          </w:rPr>
          <w:t>exportable</w:t>
        </w:r>
      </w:ins>
      <w:r>
        <w:rPr>
          <w:sz w:val="22"/>
          <w:szCs w:val="22"/>
          <w:lang w:val="en-US"/>
          <w:rPrChange w:id="381" w:author="raul ignacio rojas espinoza" w:date="2026-07-14T11:47:00Z" w16du:dateUtc="2026-07-14T15:47:00Z">
            <w:rPr>
              <w:lang w:val="en-US"/>
            </w:rPr>
          </w:rPrChange>
        </w:rPr>
        <w:t>.</w:t>
      </w:r>
    </w:p>
    <w:p w14:paraId="73F7469A" w14:textId="77777777" w:rsidR="00071455" w:rsidRPr="005420C5" w:rsidRDefault="00000000">
      <w:pPr>
        <w:pStyle w:val="Ttulo2"/>
        <w:keepNext/>
        <w:spacing w:before="80" w:after="0"/>
        <w:rPr>
          <w:sz w:val="22"/>
          <w:szCs w:val="22"/>
          <w:lang w:val="en-US"/>
          <w:rPrChange w:id="391" w:author="raul ignacio rojas espinoza" w:date="2026-07-14T11:47:00Z" w16du:dateUtc="2026-07-14T15:47:00Z">
            <w:rPr>
              <w:lang w:val="en-US"/>
            </w:rPr>
          </w:rPrChange>
        </w:rPr>
      </w:pPr>
      <w:r w:rsidRPr="005420C5">
        <w:rPr>
          <w:sz w:val="22"/>
          <w:szCs w:val="22"/>
          <w:lang w:val="en-US"/>
          <w:rPrChange w:id="393" w:author="raul ignacio rojas espinoza" w:date="2026-07-14T11:47:00Z" w16du:dateUtc="2026-07-14T15:47:00Z">
            <w:rPr>
              <w:lang w:val="en-US"/>
            </w:rPr>
          </w:rPrChange>
        </w:rPr>
        <w:t>2.4 Functional context and documentation</w:t>
      </w:r>
    </w:p>
    <w:p w14:paraId="705C6FB6" w14:textId="77777777" w:rsidR="00071455" w:rsidRPr="005420C5" w:rsidRDefault="00000000">
      <w:pPr>
        <w:jc w:val="both"/>
        <w:rPr>
          <w:sz w:val="22"/>
          <w:szCs w:val="22"/>
          <w:lang w:val="en-US"/>
          <w:rPrChange w:id="394" w:author="raul ignacio rojas espinoza" w:date="2026-07-14T11:47:00Z" w16du:dateUtc="2026-07-14T15:47:00Z">
            <w:rPr>
              <w:lang w:val="en-US"/>
            </w:rPr>
          </w:rPrChange>
        </w:rPr>
      </w:pPr>
      <w:r w:rsidRPr="005420C5">
        <w:rPr>
          <w:sz w:val="22"/>
          <w:szCs w:val="22"/>
          <w:lang w:val="en-US"/>
          <w:rPrChange w:id="397" w:author="raul ignacio rojas espinoza" w:date="2026-07-14T11:47:00Z" w16du:dateUtc="2026-07-14T15:47:00Z">
            <w:rPr>
              <w:lang w:val="en-US"/>
            </w:rPr>
          </w:rPrChange>
        </w:rPr>
        <w:t xml:space="preserve">CGV </w:t>
      </w:r>
      <w:r w:rsidRPr="005420C5">
        <w:rPr>
          <w:sz w:val="22"/>
          <w:szCs w:val="22"/>
          <w:lang w:val="en-US"/>
          <w:rPrChange w:id="401" w:author="raul ignacio rojas espinoza" w:date="2026-07-14T11:47:00Z" w16du:dateUtc="2026-07-14T15:47:00Z">
            <w:rPr>
              <w:lang w:val="en-US"/>
            </w:rPr>
          </w:rPrChange>
        </w:rPr>
        <w:t xml:space="preserve">places structural results alongside complementary information rather than producing new </w:t>
      </w:r>
      <w:r w:rsidRPr="005420C5">
        <w:rPr>
          <w:sz w:val="22"/>
          <w:szCs w:val="22"/>
          <w:lang w:val="en-US"/>
          <w:rPrChange w:id="402" w:author="raul ignacio rojas espinoza" w:date="2026-07-14T11:47:00Z" w16du:dateUtc="2026-07-14T15:47:00Z">
            <w:rPr>
              <w:lang w:val="en-US"/>
            </w:rPr>
          </w:rPrChange>
        </w:rPr>
        <w:t xml:space="preserve">functional </w:t>
      </w:r>
      <w:r w:rsidRPr="005420C5">
        <w:rPr>
          <w:sz w:val="22"/>
          <w:szCs w:val="22"/>
          <w:lang w:val="en-US"/>
          <w:rPrChange w:id="406" w:author="raul ignacio rojas espinoza" w:date="2026-07-14T11:47:00Z" w16du:dateUtc="2026-07-14T15:47:00Z">
            <w:rPr>
              <w:lang w:val="en-US"/>
            </w:rPr>
          </w:rPrChange>
        </w:rPr>
        <w:t xml:space="preserve">annotations. </w:t>
      </w:r>
      <w:r w:rsidRPr="005420C5">
        <w:rPr>
          <w:sz w:val="22"/>
          <w:szCs w:val="22"/>
          <w:lang w:val="en-US"/>
          <w:rPrChange w:id="407" w:author="raul ignacio rojas espinoza" w:date="2026-07-14T11:47:00Z" w16du:dateUtc="2026-07-14T15:47:00Z">
            <w:rPr>
              <w:lang w:val="en-US"/>
            </w:rPr>
          </w:rPrChange>
        </w:rPr>
        <w:t xml:space="preserve">GO terms </w:t>
      </w:r>
      <w:r w:rsidRPr="005420C5">
        <w:rPr>
          <w:sz w:val="22"/>
          <w:szCs w:val="22"/>
          <w:lang w:val="en-US"/>
          <w:rPrChange w:id="411" w:author="raul ignacio rojas espinoza" w:date="2026-07-14T11:47:00Z" w16du:dateUtc="2026-07-14T15:47:00Z">
            <w:rPr>
              <w:lang w:val="en-US"/>
            </w:rPr>
          </w:rPrChange>
        </w:rPr>
        <w:t xml:space="preserve">are read from </w:t>
      </w:r>
      <w:r w:rsidRPr="005420C5">
        <w:rPr>
          <w:sz w:val="22"/>
          <w:szCs w:val="22"/>
          <w:lang w:val="en-US"/>
          <w:rPrChange w:id="412" w:author="raul ignacio rojas espinoza" w:date="2026-07-14T11:47:00Z" w16du:dateUtc="2026-07-14T15:47:00Z">
            <w:rPr>
              <w:lang w:val="en-US"/>
            </w:rPr>
          </w:rPrChange>
        </w:rPr>
        <w:t xml:space="preserve">local GAF/OBO </w:t>
      </w:r>
      <w:r w:rsidRPr="005420C5">
        <w:rPr>
          <w:sz w:val="22"/>
          <w:szCs w:val="22"/>
          <w:lang w:val="en-US"/>
          <w:rPrChange w:id="416" w:author="raul ignacio rojas espinoza" w:date="2026-07-14T11:47:00Z" w16du:dateUtc="2026-07-14T15:47:00Z">
            <w:rPr>
              <w:lang w:val="en-US"/>
            </w:rPr>
          </w:rPrChange>
        </w:rPr>
        <w:t xml:space="preserve">resources where available, </w:t>
      </w:r>
      <w:r w:rsidRPr="005420C5">
        <w:rPr>
          <w:sz w:val="22"/>
          <w:szCs w:val="22"/>
          <w:lang w:val="en-US"/>
          <w:rPrChange w:id="417" w:author="raul ignacio rojas espinoza" w:date="2026-07-14T11:47:00Z" w16du:dateUtc="2026-07-14T15:47:00Z">
            <w:rPr>
              <w:lang w:val="en-US"/>
            </w:rPr>
          </w:rPrChange>
        </w:rPr>
        <w:t xml:space="preserve">with </w:t>
      </w:r>
      <w:r w:rsidRPr="005420C5">
        <w:rPr>
          <w:sz w:val="22"/>
          <w:szCs w:val="22"/>
          <w:lang w:val="en-US"/>
          <w:rPrChange w:id="421" w:author="raul ignacio rojas espinoza" w:date="2026-07-14T11:47:00Z" w16du:dateUtc="2026-07-14T15:47:00Z">
            <w:rPr>
              <w:lang w:val="en-US"/>
            </w:rPr>
          </w:rPrChange>
        </w:rPr>
        <w:t xml:space="preserve">an online fallback (Ashburner </w:t>
      </w:r>
      <w:r w:rsidRPr="005420C5">
        <w:rPr>
          <w:i/>
          <w:sz w:val="22"/>
          <w:szCs w:val="22"/>
          <w:lang w:val="en-US"/>
          <w:rPrChange w:id="422" w:author="raul ignacio rojas espinoza" w:date="2026-07-14T11:47:00Z" w16du:dateUtc="2026-07-14T15:47:00Z">
            <w:rPr>
              <w:i/>
              <w:lang w:val="en-US"/>
            </w:rPr>
          </w:rPrChange>
        </w:rPr>
        <w:t xml:space="preserve">et al., </w:t>
      </w:r>
      <w:r w:rsidRPr="005420C5">
        <w:rPr>
          <w:sz w:val="22"/>
          <w:szCs w:val="22"/>
          <w:lang w:val="en-US"/>
          <w:rPrChange w:id="423" w:author="raul ignacio rojas espinoza" w:date="2026-07-14T11:47:00Z" w16du:dateUtc="2026-07-14T15:47:00Z">
            <w:rPr>
              <w:lang w:val="en-US"/>
            </w:rPr>
          </w:rPrChange>
        </w:rPr>
        <w:t xml:space="preserve">2000). STRING </w:t>
      </w:r>
      <w:r w:rsidRPr="005420C5">
        <w:rPr>
          <w:sz w:val="22"/>
          <w:szCs w:val="22"/>
          <w:lang w:val="en-US"/>
          <w:rPrChange w:id="424" w:author="raul ignacio rojas espinoza" w:date="2026-07-14T11:47:00Z" w16du:dateUtc="2026-07-14T15:47:00Z">
            <w:rPr>
              <w:lang w:val="en-US"/>
            </w:rPr>
          </w:rPrChange>
        </w:rPr>
        <w:lastRenderedPageBreak/>
        <w:t xml:space="preserve">protein-association networks show confidence and evidence channels (Szklarczyk </w:t>
      </w:r>
      <w:r w:rsidRPr="005420C5">
        <w:rPr>
          <w:i/>
          <w:sz w:val="22"/>
          <w:szCs w:val="22"/>
          <w:lang w:val="en-US"/>
          <w:rPrChange w:id="425" w:author="raul ignacio rojas espinoza" w:date="2026-07-14T11:47:00Z" w16du:dateUtc="2026-07-14T15:47:00Z">
            <w:rPr>
              <w:i/>
              <w:lang w:val="en-US"/>
            </w:rPr>
          </w:rPrChange>
        </w:rPr>
        <w:t xml:space="preserve">et al., </w:t>
      </w:r>
      <w:r w:rsidRPr="005420C5">
        <w:rPr>
          <w:sz w:val="22"/>
          <w:szCs w:val="22"/>
          <w:lang w:val="en-US"/>
          <w:rPrChange w:id="426" w:author="raul ignacio rojas espinoza" w:date="2026-07-14T11:47:00Z" w16du:dateUtc="2026-07-14T15:47:00Z">
            <w:rPr>
              <w:lang w:val="en-US"/>
            </w:rPr>
          </w:rPrChange>
        </w:rPr>
        <w:t xml:space="preserve">2023), and Europe PMC queries link genes to recent literature. The promoter tool extracts a configurable upstream interval, applies </w:t>
      </w:r>
      <w:r w:rsidRPr="005420C5">
        <w:rPr>
          <w:sz w:val="22"/>
          <w:szCs w:val="22"/>
          <w:lang w:val="en-US"/>
          <w:rPrChange w:id="427" w:author="raul ignacio rojas espinoza" w:date="2026-07-14T11:47:00Z" w16du:dateUtc="2026-07-14T15:47:00Z">
            <w:rPr>
              <w:lang w:val="en-US"/>
            </w:rPr>
          </w:rPrChange>
        </w:rPr>
        <w:t xml:space="preserve">the </w:t>
      </w:r>
      <w:r w:rsidRPr="005420C5">
        <w:rPr>
          <w:sz w:val="22"/>
          <w:szCs w:val="22"/>
          <w:lang w:val="en-US"/>
          <w:rPrChange w:id="430" w:author="raul ignacio rojas espinoza" w:date="2026-07-14T11:47:00Z" w16du:dateUtc="2026-07-14T15:47:00Z">
            <w:rPr>
              <w:lang w:val="en-US"/>
            </w:rPr>
          </w:rPrChange>
        </w:rPr>
        <w:t xml:space="preserve">reverse complement </w:t>
      </w:r>
      <w:r w:rsidRPr="005420C5">
        <w:rPr>
          <w:sz w:val="22"/>
          <w:szCs w:val="22"/>
          <w:lang w:val="en-US"/>
          <w:rPrChange w:id="434" w:author="raul ignacio rojas espinoza" w:date="2026-07-14T11:47:00Z" w16du:dateUtc="2026-07-14T15:47:00Z">
            <w:rPr>
              <w:lang w:val="en-US"/>
            </w:rPr>
          </w:rPrChange>
        </w:rPr>
        <w:t xml:space="preserve">for genes on the minus strand </w:t>
      </w:r>
      <w:r w:rsidRPr="005420C5">
        <w:rPr>
          <w:sz w:val="22"/>
          <w:szCs w:val="22"/>
          <w:lang w:val="en-US"/>
          <w:rPrChange w:id="435" w:author="raul ignacio rojas espinoza" w:date="2026-07-14T11:47:00Z" w16du:dateUtc="2026-07-14T15:47:00Z">
            <w:rPr>
              <w:lang w:val="en-US"/>
            </w:rPr>
          </w:rPrChange>
        </w:rPr>
        <w:t xml:space="preserve">and </w:t>
      </w:r>
      <w:r w:rsidRPr="005420C5">
        <w:rPr>
          <w:sz w:val="22"/>
          <w:szCs w:val="22"/>
          <w:lang w:val="en-US"/>
          <w:rPrChange w:id="439" w:author="raul ignacio rojas espinoza" w:date="2026-07-14T11:47:00Z" w16du:dateUtc="2026-07-14T15:47:00Z">
            <w:rPr>
              <w:lang w:val="en-US"/>
            </w:rPr>
          </w:rPrChange>
        </w:rPr>
        <w:t xml:space="preserve">exports coordinates and </w:t>
      </w:r>
      <w:r w:rsidRPr="005420C5">
        <w:rPr>
          <w:sz w:val="22"/>
          <w:szCs w:val="22"/>
          <w:lang w:val="en-US"/>
          <w:rPrChange w:id="440" w:author="raul ignacio rojas espinoza" w:date="2026-07-14T11:47:00Z" w16du:dateUtc="2026-07-14T15:47:00Z">
            <w:rPr>
              <w:lang w:val="en-US"/>
            </w:rPr>
          </w:rPrChange>
        </w:rPr>
        <w:t xml:space="preserve">FASTA </w:t>
      </w:r>
      <w:r w:rsidRPr="005420C5">
        <w:rPr>
          <w:sz w:val="22"/>
          <w:szCs w:val="22"/>
          <w:lang w:val="en-US"/>
          <w:rPrChange w:id="444" w:author="raul ignacio rojas espinoza" w:date="2026-07-14T11:47:00Z" w16du:dateUtc="2026-07-14T15:47:00Z">
            <w:rPr>
              <w:lang w:val="en-US"/>
            </w:rPr>
          </w:rPrChange>
        </w:rPr>
        <w:t xml:space="preserve">sequence. An in-application guide </w:t>
      </w:r>
      <w:r w:rsidRPr="005420C5">
        <w:rPr>
          <w:sz w:val="22"/>
          <w:szCs w:val="22"/>
          <w:lang w:val="en-US"/>
          <w:rPrChange w:id="445" w:author="raul ignacio rojas espinoza" w:date="2026-07-14T11:47:00Z" w16du:dateUtc="2026-07-14T15:47:00Z">
            <w:rPr>
              <w:lang w:val="en-US"/>
            </w:rPr>
          </w:rPrChange>
        </w:rPr>
        <w:t xml:space="preserve">and </w:t>
      </w:r>
      <w:r w:rsidRPr="005420C5">
        <w:rPr>
          <w:sz w:val="22"/>
          <w:szCs w:val="22"/>
          <w:lang w:val="en-US"/>
          <w:rPrChange w:id="449" w:author="raul ignacio rojas espinoza" w:date="2026-07-14T11:47:00Z" w16du:dateUtc="2026-07-14T15:47:00Z">
            <w:rPr>
              <w:lang w:val="en-US"/>
            </w:rPr>
          </w:rPrChange>
        </w:rPr>
        <w:t xml:space="preserve">short screencasts cover data selection, both search workflows, interpretation </w:t>
      </w:r>
      <w:r w:rsidRPr="005420C5">
        <w:rPr>
          <w:sz w:val="22"/>
          <w:szCs w:val="22"/>
          <w:lang w:val="en-US"/>
          <w:rPrChange w:id="450" w:author="raul ignacio rojas espinoza" w:date="2026-07-14T11:47:00Z" w16du:dateUtc="2026-07-14T15:47:00Z">
            <w:rPr>
              <w:lang w:val="en-US"/>
            </w:rPr>
          </w:rPrChange>
        </w:rPr>
        <w:t xml:space="preserve">and </w:t>
      </w:r>
      <w:r w:rsidRPr="005420C5">
        <w:rPr>
          <w:sz w:val="22"/>
          <w:szCs w:val="22"/>
          <w:lang w:val="en-US"/>
          <w:rPrChange w:id="454" w:author="raul ignacio rojas espinoza" w:date="2026-07-14T11:47:00Z" w16du:dateUtc="2026-07-14T15:47:00Z">
            <w:rPr>
              <w:lang w:val="en-US"/>
            </w:rPr>
          </w:rPrChange>
        </w:rPr>
        <w:t>export.</w:t>
      </w:r>
    </w:p>
    <w:p w14:paraId="25369D5E" w14:textId="77777777" w:rsidR="00071455" w:rsidRPr="005420C5" w:rsidRDefault="00000000">
      <w:pPr>
        <w:pStyle w:val="Ttulo1"/>
        <w:keepNext/>
        <w:spacing w:before="160" w:after="0"/>
        <w:rPr>
          <w:sz w:val="22"/>
          <w:szCs w:val="22"/>
          <w:lang w:val="en-US"/>
          <w:rPrChange w:id="455" w:author="raul ignacio rojas espinoza" w:date="2026-07-14T11:47:00Z" w16du:dateUtc="2026-07-14T15:47:00Z">
            <w:rPr>
              <w:lang w:val="en-US"/>
            </w:rPr>
          </w:rPrChange>
        </w:rPr>
      </w:pPr>
      <w:commentRangeStart w:id="456"/>
      <w:commentRangeStart w:id="457"/>
      <w:commentRangeStart w:id="458"/>
      <w:commentRangeStart w:id="459"/>
      <w:r w:rsidRPr="005420C5">
        <w:rPr>
          <w:sz w:val="22"/>
          <w:szCs w:val="22"/>
          <w:lang w:val="en-US"/>
          <w:rPrChange w:id="460" w:author="raul ignacio rojas espinoza" w:date="2026-07-14T11:47:00Z" w16du:dateUtc="2026-07-14T15:47:00Z">
            <w:rPr>
              <w:lang w:val="en-US"/>
            </w:rPr>
          </w:rPrChange>
        </w:rPr>
        <w:t xml:space="preserve">3. </w:t>
      </w:r>
      <w:r w:rsidRPr="005420C5">
        <w:rPr>
          <w:sz w:val="22"/>
          <w:szCs w:val="22"/>
          <w:lang w:val="en-US"/>
          <w:rPrChange w:id="463" w:author="raul ignacio rojas espinoza" w:date="2026-07-14T11:47:00Z" w16du:dateUtc="2026-07-14T15:47:00Z">
            <w:rPr>
              <w:lang w:val="en-US"/>
            </w:rPr>
          </w:rPrChange>
        </w:rPr>
        <w:t>Application examples</w:t>
      </w:r>
      <w:commentRangeEnd w:id="456"/>
      <w:r w:rsidRPr="005420C5">
        <w:rPr>
          <w:rStyle w:val="Refdecomentario"/>
          <w:sz w:val="22"/>
          <w:szCs w:val="22"/>
          <w:lang w:val="en-US"/>
          <w:rPrChange w:id="464" w:author="raul ignacio rojas espinoza" w:date="2026-07-14T11:47:00Z" w16du:dateUtc="2026-07-14T15:47:00Z">
            <w:rPr>
              <w:rStyle w:val="Refdecomentario"/>
              <w:sz w:val="24"/>
              <w:szCs w:val="24"/>
              <w:lang w:val="en-US"/>
            </w:rPr>
          </w:rPrChange>
        </w:rPr>
        <w:commentReference w:id="456"/>
      </w:r>
      <w:commentRangeEnd w:id="457"/>
      <w:r w:rsidRPr="005420C5">
        <w:rPr>
          <w:rStyle w:val="Refdecomentario"/>
          <w:sz w:val="22"/>
          <w:szCs w:val="22"/>
          <w:lang w:val="en-US"/>
          <w:rPrChange w:id="465" w:author="raul ignacio rojas espinoza" w:date="2026-07-14T11:47:00Z" w16du:dateUtc="2026-07-14T15:47:00Z">
            <w:rPr>
              <w:rStyle w:val="Refdecomentario"/>
              <w:sz w:val="24"/>
              <w:szCs w:val="24"/>
              <w:lang w:val="en-US"/>
            </w:rPr>
          </w:rPrChange>
        </w:rPr>
        <w:commentReference w:id="457"/>
      </w:r>
      <w:commentRangeEnd w:id="458"/>
      <w:r w:rsidRPr="005420C5">
        <w:rPr>
          <w:rStyle w:val="Refdecomentario"/>
          <w:sz w:val="22"/>
          <w:szCs w:val="22"/>
          <w:lang w:val="en-US"/>
          <w:rPrChange w:id="466" w:author="raul ignacio rojas espinoza" w:date="2026-07-14T11:47:00Z" w16du:dateUtc="2026-07-14T15:47:00Z">
            <w:rPr>
              <w:rStyle w:val="Refdecomentario"/>
              <w:sz w:val="24"/>
              <w:szCs w:val="24"/>
              <w:lang w:val="en-US"/>
            </w:rPr>
          </w:rPrChange>
        </w:rPr>
        <w:commentReference w:id="458"/>
      </w:r>
      <w:commentRangeEnd w:id="459"/>
      <w:r w:rsidRPr="005420C5">
        <w:rPr>
          <w:rStyle w:val="Refdecomentario"/>
          <w:sz w:val="22"/>
          <w:szCs w:val="22"/>
          <w:lang w:val="en-US"/>
          <w:rPrChange w:id="467" w:author="raul ignacio rojas espinoza" w:date="2026-07-14T11:47:00Z" w16du:dateUtc="2026-07-14T15:47:00Z">
            <w:rPr>
              <w:rStyle w:val="Refdecomentario"/>
              <w:sz w:val="24"/>
              <w:szCs w:val="24"/>
              <w:lang w:val="en-US"/>
            </w:rPr>
          </w:rPrChange>
        </w:rPr>
        <w:commentReference w:id="459"/>
      </w:r>
    </w:p>
    <w:p w14:paraId="3D6F123C" w14:textId="4BDDFC3D" w:rsidR="00071455" w:rsidRPr="005420C5" w:rsidRDefault="00000000">
      <w:pPr>
        <w:pStyle w:val="Ttulo2"/>
        <w:keepNext/>
        <w:spacing w:before="80" w:after="0"/>
        <w:rPr>
          <w:sz w:val="22"/>
          <w:szCs w:val="22"/>
          <w:lang w:val="en-US"/>
          <w:rPrChange w:id="468" w:author="raul ignacio rojas espinoza" w:date="2026-07-14T11:47:00Z" w16du:dateUtc="2026-07-14T15:47:00Z">
            <w:rPr>
              <w:lang w:val="en-US"/>
            </w:rPr>
          </w:rPrChange>
        </w:rPr>
      </w:pPr>
      <w:r w:rsidRPr="005420C5">
        <w:rPr>
          <w:sz w:val="22"/>
          <w:szCs w:val="22"/>
          <w:lang w:val="en-US"/>
          <w:rPrChange w:id="469" w:author="raul ignacio rojas espinoza" w:date="2026-07-14T11:47:00Z" w16du:dateUtc="2026-07-14T15:47:00Z">
            <w:rPr>
              <w:lang w:val="en-US"/>
            </w:rPr>
          </w:rPrChange>
        </w:rPr>
        <w:t>3.1 Multi-gene analysis of rice HKT transporters</w:t>
      </w:r>
    </w:p>
    <w:p w14:paraId="691B6C80" w14:textId="14BA883D" w:rsidR="00071455" w:rsidRPr="005420C5" w:rsidRDefault="00000000">
      <w:pPr>
        <w:jc w:val="both"/>
        <w:rPr>
          <w:sz w:val="22"/>
          <w:szCs w:val="22"/>
          <w:lang w:val="en-US"/>
          <w:rPrChange w:id="470" w:author="raul ignacio rojas espinoza" w:date="2026-07-14T11:47:00Z" w16du:dateUtc="2026-07-14T15:47:00Z">
            <w:rPr>
              <w:lang w:val="en-US"/>
            </w:rPr>
          </w:rPrChange>
        </w:rPr>
      </w:pPr>
      <w:commentRangeStart w:id="471"/>
      <w:commentRangeStart w:id="472"/>
      <w:commentRangeStart w:id="473"/>
      <w:commentRangeStart w:id="474"/>
      <w:commentRangeStart w:id="475"/>
      <w:commentRangeStart w:id="476"/>
      <w:commentRangeStart w:id="477"/>
      <w:commentRangeStart w:id="478"/>
      <w:commentRangeStart w:id="479"/>
      <w:commentRangeStart w:id="480"/>
      <w:r w:rsidRPr="005420C5">
        <w:rPr>
          <w:sz w:val="22"/>
          <w:szCs w:val="22"/>
          <w:lang w:val="en-US"/>
          <w:rPrChange w:id="481" w:author="raul ignacio rojas espinoza" w:date="2026-07-14T11:47:00Z" w16du:dateUtc="2026-07-14T15:47:00Z">
            <w:rPr>
              <w:lang w:val="en-US"/>
            </w:rPr>
          </w:rPrChange>
        </w:rPr>
        <w:t xml:space="preserve">The HKT </w:t>
      </w:r>
      <w:r w:rsidRPr="005420C5">
        <w:rPr>
          <w:sz w:val="22"/>
          <w:szCs w:val="22"/>
          <w:lang w:val="en-US"/>
          <w:rPrChange w:id="483" w:author="raul ignacio rojas espinoza" w:date="2026-07-14T11:47:00Z" w16du:dateUtc="2026-07-14T15:47:00Z">
            <w:rPr>
              <w:lang w:val="en-US"/>
            </w:rPr>
          </w:rPrChange>
        </w:rPr>
        <w:t xml:space="preserve">transporter </w:t>
      </w:r>
      <w:r w:rsidRPr="005420C5">
        <w:rPr>
          <w:sz w:val="22"/>
          <w:szCs w:val="22"/>
          <w:lang w:val="en-US"/>
          <w:rPrChange w:id="484" w:author="raul ignacio rojas espinoza" w:date="2026-07-14T11:47:00Z" w16du:dateUtc="2026-07-14T15:47:00Z">
            <w:rPr>
              <w:lang w:val="en-US"/>
            </w:rPr>
          </w:rPrChange>
        </w:rPr>
        <w:t xml:space="preserve">family </w:t>
      </w:r>
      <w:r w:rsidRPr="005420C5">
        <w:rPr>
          <w:sz w:val="22"/>
          <w:szCs w:val="22"/>
          <w:lang w:val="en-US"/>
          <w:rPrChange w:id="487" w:author="raul ignacio rojas espinoza" w:date="2026-07-14T11:47:00Z" w16du:dateUtc="2026-07-14T15:47:00Z">
            <w:rPr>
              <w:lang w:val="en-US"/>
            </w:rPr>
          </w:rPrChange>
        </w:rPr>
        <w:t xml:space="preserve">contributes to sodium and potassium homeostasis in plants and is relevant to salinity-tolerance research (Platten </w:t>
      </w:r>
      <w:r w:rsidRPr="005420C5">
        <w:rPr>
          <w:i/>
          <w:sz w:val="22"/>
          <w:szCs w:val="22"/>
          <w:lang w:val="en-US"/>
          <w:rPrChange w:id="488" w:author="raul ignacio rojas espinoza" w:date="2026-07-14T11:47:00Z" w16du:dateUtc="2026-07-14T15:47:00Z">
            <w:rPr>
              <w:i/>
              <w:lang w:val="en-US"/>
            </w:rPr>
          </w:rPrChange>
        </w:rPr>
        <w:t xml:space="preserve">et al., </w:t>
      </w:r>
      <w:r w:rsidRPr="005420C5">
        <w:rPr>
          <w:sz w:val="22"/>
          <w:szCs w:val="22"/>
          <w:lang w:val="en-US"/>
          <w:rPrChange w:id="489" w:author="raul ignacio rojas espinoza" w:date="2026-07-14T11:47:00Z" w16du:dateUtc="2026-07-14T15:47:00Z">
            <w:rPr>
              <w:lang w:val="en-US"/>
            </w:rPr>
          </w:rPrChange>
        </w:rPr>
        <w:t xml:space="preserve">2006; Riedelsberger </w:t>
      </w:r>
      <w:r w:rsidRPr="005420C5">
        <w:rPr>
          <w:i/>
          <w:sz w:val="22"/>
          <w:szCs w:val="22"/>
          <w:lang w:val="en-US"/>
          <w:rPrChange w:id="490" w:author="raul ignacio rojas espinoza" w:date="2026-07-14T11:47:00Z" w16du:dateUtc="2026-07-14T15:47:00Z">
            <w:rPr>
              <w:i/>
              <w:lang w:val="en-US"/>
            </w:rPr>
          </w:rPrChange>
        </w:rPr>
        <w:t xml:space="preserve">et al., </w:t>
      </w:r>
      <w:r w:rsidRPr="005420C5">
        <w:rPr>
          <w:sz w:val="22"/>
          <w:szCs w:val="22"/>
          <w:lang w:val="en-US"/>
          <w:rPrChange w:id="491" w:author="raul ignacio rojas espinoza" w:date="2026-07-14T11:47:00Z" w16du:dateUtc="2026-07-14T15:47:00Z">
            <w:rPr>
              <w:lang w:val="en-US"/>
            </w:rPr>
          </w:rPrChange>
        </w:rPr>
        <w:t xml:space="preserve">2021). The seven protein-coding HKT loci represented in the selected </w:t>
      </w:r>
      <w:r w:rsidRPr="005420C5">
        <w:rPr>
          <w:i/>
          <w:sz w:val="22"/>
          <w:szCs w:val="22"/>
          <w:lang w:val="en-US"/>
          <w:rPrChange w:id="492" w:author="raul ignacio rojas espinoza" w:date="2026-07-14T11:47:00Z" w16du:dateUtc="2026-07-14T15:47:00Z">
            <w:rPr>
              <w:i/>
              <w:lang w:val="en-US"/>
            </w:rPr>
          </w:rPrChange>
        </w:rPr>
        <w:t xml:space="preserve">Oryza sativa ssp. japonica </w:t>
      </w:r>
      <w:r w:rsidRPr="005420C5">
        <w:rPr>
          <w:sz w:val="22"/>
          <w:szCs w:val="22"/>
          <w:lang w:val="en-US"/>
          <w:rPrChange w:id="493" w:author="raul ignacio rojas espinoza" w:date="2026-07-14T11:47:00Z" w16du:dateUtc="2026-07-14T15:47:00Z">
            <w:rPr>
              <w:lang w:val="en-US"/>
            </w:rPr>
          </w:rPrChange>
        </w:rPr>
        <w:t xml:space="preserve">RefSeq annotation </w:t>
      </w:r>
      <w:r w:rsidRPr="005420C5">
        <w:rPr>
          <w:sz w:val="22"/>
          <w:szCs w:val="22"/>
          <w:lang w:val="en-US"/>
          <w:rPrChange w:id="497" w:author="raul ignacio rojas espinoza" w:date="2026-07-14T11:47:00Z" w16du:dateUtc="2026-07-14T15:47:00Z">
            <w:rPr>
              <w:lang w:val="en-US"/>
            </w:rPr>
          </w:rPrChange>
        </w:rPr>
        <w:t xml:space="preserve">(GCF_034140825.1) were examined in </w:t>
      </w:r>
      <w:r w:rsidRPr="005420C5">
        <w:rPr>
          <w:sz w:val="22"/>
          <w:szCs w:val="22"/>
          <w:lang w:val="en-US"/>
          <w:rPrChange w:id="498" w:author="raul ignacio rojas espinoza" w:date="2026-07-14T11:47:00Z" w16du:dateUtc="2026-07-14T15:47:00Z">
            <w:rPr>
              <w:lang w:val="en-US"/>
            </w:rPr>
          </w:rPrChange>
        </w:rPr>
        <w:t xml:space="preserve">one </w:t>
      </w:r>
      <w:r w:rsidRPr="005420C5">
        <w:rPr>
          <w:sz w:val="22"/>
          <w:szCs w:val="22"/>
          <w:lang w:val="en-US"/>
          <w:rPrChange w:id="501" w:author="raul ignacio rojas espinoza" w:date="2026-07-14T11:47:00Z" w16du:dateUtc="2026-07-14T15:47:00Z">
            <w:rPr>
              <w:lang w:val="en-US"/>
            </w:rPr>
          </w:rPrChange>
        </w:rPr>
        <w:t xml:space="preserve">Multi-Gene Search </w:t>
      </w:r>
      <w:r w:rsidRPr="005420C5">
        <w:rPr>
          <w:sz w:val="22"/>
          <w:szCs w:val="22"/>
          <w:lang w:val="en-US"/>
          <w:rPrChange w:id="505" w:author="raul ignacio rojas espinoza" w:date="2026-07-14T11:47:00Z" w16du:dateUtc="2026-07-14T15:47:00Z">
            <w:rPr>
              <w:lang w:val="en-US"/>
            </w:rPr>
          </w:rPrChange>
        </w:rPr>
        <w:t xml:space="preserve">(Figure 1B-C); HKT2;2 is absent from this annotation release. </w:t>
      </w:r>
      <w:r w:rsidRPr="005420C5">
        <w:rPr>
          <w:sz w:val="22"/>
          <w:szCs w:val="22"/>
          <w:lang w:val="en-US"/>
          <w:rPrChange w:id="506" w:author="raul ignacio rojas espinoza" w:date="2026-07-14T11:47:00Z" w16du:dateUtc="2026-07-14T15:47:00Z">
            <w:rPr>
              <w:lang w:val="en-US"/>
            </w:rPr>
          </w:rPrChange>
        </w:rPr>
        <w:t xml:space="preserve">CGV </w:t>
      </w:r>
      <w:r w:rsidRPr="005420C5">
        <w:rPr>
          <w:sz w:val="22"/>
          <w:szCs w:val="22"/>
          <w:lang w:val="en-US"/>
          <w:rPrChange w:id="510" w:author="raul ignacio rojas espinoza" w:date="2026-07-14T11:47:00Z" w16du:dateUtc="2026-07-14T15:47:00Z">
            <w:rPr>
              <w:lang w:val="en-US"/>
            </w:rPr>
          </w:rPrChange>
        </w:rPr>
        <w:t xml:space="preserve">retrieved </w:t>
      </w:r>
      <w:r w:rsidRPr="005420C5">
        <w:rPr>
          <w:sz w:val="22"/>
          <w:szCs w:val="22"/>
          <w:lang w:val="en-US"/>
          <w:rPrChange w:id="511" w:author="raul ignacio rojas espinoza" w:date="2026-07-14T11:47:00Z" w16du:dateUtc="2026-07-14T15:47:00Z">
            <w:rPr>
              <w:lang w:val="en-US"/>
            </w:rPr>
          </w:rPrChange>
        </w:rPr>
        <w:t xml:space="preserve">the </w:t>
      </w:r>
      <w:r w:rsidRPr="005420C5">
        <w:rPr>
          <w:sz w:val="22"/>
          <w:szCs w:val="22"/>
          <w:lang w:val="en-US"/>
          <w:rPrChange w:id="515" w:author="raul ignacio rojas espinoza" w:date="2026-07-14T11:47:00Z" w16du:dateUtc="2026-07-14T15:47:00Z">
            <w:rPr>
              <w:lang w:val="en-US"/>
            </w:rPr>
          </w:rPrChange>
        </w:rPr>
        <w:t xml:space="preserve">indexed </w:t>
      </w:r>
      <w:r w:rsidRPr="005420C5">
        <w:rPr>
          <w:sz w:val="22"/>
          <w:szCs w:val="22"/>
          <w:lang w:val="en-US"/>
          <w:rPrChange w:id="516" w:author="raul ignacio rojas espinoza" w:date="2026-07-14T11:47:00Z" w16du:dateUtc="2026-07-14T15:47:00Z">
            <w:rPr>
              <w:lang w:val="en-US"/>
            </w:rPr>
          </w:rPrChange>
        </w:rPr>
        <w:t xml:space="preserve">features </w:t>
      </w:r>
      <w:r w:rsidRPr="005420C5">
        <w:rPr>
          <w:sz w:val="22"/>
          <w:szCs w:val="22"/>
          <w:lang w:val="en-US"/>
          <w:rPrChange w:id="520" w:author="raul ignacio rojas espinoza" w:date="2026-07-14T11:47:00Z" w16du:dateUtc="2026-07-14T15:47:00Z">
            <w:rPr>
              <w:lang w:val="en-US"/>
            </w:rPr>
          </w:rPrChange>
        </w:rPr>
        <w:t xml:space="preserve">and displayed </w:t>
      </w:r>
      <w:r w:rsidRPr="005420C5">
        <w:rPr>
          <w:sz w:val="22"/>
          <w:szCs w:val="22"/>
          <w:lang w:val="en-US"/>
          <w:rPrChange w:id="521" w:author="raul ignacio rojas espinoza" w:date="2026-07-14T11:47:00Z" w16du:dateUtc="2026-07-14T15:47:00Z">
            <w:rPr>
              <w:lang w:val="en-US"/>
            </w:rPr>
          </w:rPrChange>
        </w:rPr>
        <w:t xml:space="preserve">the </w:t>
      </w:r>
      <w:r w:rsidRPr="005420C5">
        <w:rPr>
          <w:sz w:val="22"/>
          <w:szCs w:val="22"/>
          <w:lang w:val="en-US"/>
          <w:rPrChange w:id="525" w:author="raul ignacio rojas espinoza" w:date="2026-07-14T11:47:00Z" w16du:dateUtc="2026-07-14T15:47:00Z">
            <w:rPr>
              <w:lang w:val="en-US"/>
            </w:rPr>
          </w:rPrChange>
        </w:rPr>
        <w:t xml:space="preserve">models side by side. The architecture </w:t>
      </w:r>
      <w:r w:rsidRPr="005420C5">
        <w:rPr>
          <w:sz w:val="22"/>
          <w:szCs w:val="22"/>
          <w:lang w:val="en-US"/>
          <w:rPrChange w:id="526" w:author="raul ignacio rojas espinoza" w:date="2026-07-14T11:47:00Z" w16du:dateUtc="2026-07-14T15:47:00Z">
            <w:rPr>
              <w:lang w:val="en-US"/>
            </w:rPr>
          </w:rPrChange>
        </w:rPr>
        <w:t xml:space="preserve">and </w:t>
      </w:r>
      <w:r w:rsidRPr="005420C5">
        <w:rPr>
          <w:sz w:val="22"/>
          <w:szCs w:val="22"/>
          <w:lang w:val="en-US"/>
          <w:rPrChange w:id="530" w:author="raul ignacio rojas espinoza" w:date="2026-07-14T11:47:00Z" w16du:dateUtc="2026-07-14T15:47:00Z">
            <w:rPr>
              <w:lang w:val="en-US"/>
            </w:rPr>
          </w:rPrChange>
        </w:rPr>
        <w:t xml:space="preserve">correlation panels highlighted </w:t>
      </w:r>
      <w:r w:rsidRPr="005420C5">
        <w:rPr>
          <w:sz w:val="22"/>
          <w:szCs w:val="22"/>
          <w:lang w:val="en-US"/>
          <w:rPrChange w:id="531" w:author="raul ignacio rojas espinoza" w:date="2026-07-14T11:47:00Z" w16du:dateUtc="2026-07-14T15:47:00Z">
            <w:rPr>
              <w:lang w:val="en-US"/>
            </w:rPr>
          </w:rPrChange>
        </w:rPr>
        <w:t xml:space="preserve">the </w:t>
      </w:r>
      <w:r w:rsidRPr="005420C5">
        <w:rPr>
          <w:sz w:val="22"/>
          <w:szCs w:val="22"/>
          <w:lang w:val="en-US"/>
          <w:rPrChange w:id="535" w:author="raul ignacio rojas espinoza" w:date="2026-07-14T11:47:00Z" w16du:dateUtc="2026-07-14T15:47:00Z">
            <w:rPr>
              <w:lang w:val="en-US"/>
            </w:rPr>
          </w:rPrChange>
        </w:rPr>
        <w:t xml:space="preserve">greater intronic contribution to </w:t>
      </w:r>
      <w:r w:rsidRPr="005420C5">
        <w:rPr>
          <w:sz w:val="22"/>
          <w:szCs w:val="22"/>
          <w:lang w:val="en-US"/>
          <w:rPrChange w:id="536" w:author="raul ignacio rojas espinoza" w:date="2026-07-14T11:47:00Z" w16du:dateUtc="2026-07-14T15:47:00Z">
            <w:rPr>
              <w:lang w:val="en-US"/>
            </w:rPr>
          </w:rPrChange>
        </w:rPr>
        <w:t xml:space="preserve">HKT1;4 and HKT1;5 </w:t>
      </w:r>
      <w:r w:rsidRPr="005420C5">
        <w:rPr>
          <w:sz w:val="22"/>
          <w:szCs w:val="22"/>
          <w:lang w:val="en-US"/>
          <w:rPrChange w:id="540" w:author="raul ignacio rojas espinoza" w:date="2026-07-14T11:47:00Z" w16du:dateUtc="2026-07-14T15:47:00Z">
            <w:rPr>
              <w:lang w:val="en-US"/>
            </w:rPr>
          </w:rPrChange>
        </w:rPr>
        <w:t xml:space="preserve">relative to </w:t>
      </w:r>
      <w:r w:rsidRPr="005420C5">
        <w:rPr>
          <w:sz w:val="22"/>
          <w:szCs w:val="22"/>
          <w:lang w:val="en-US"/>
          <w:rPrChange w:id="541" w:author="raul ignacio rojas espinoza" w:date="2026-07-14T11:47:00Z" w16du:dateUtc="2026-07-14T15:47:00Z">
            <w:rPr>
              <w:lang w:val="en-US"/>
            </w:rPr>
          </w:rPrChange>
        </w:rPr>
        <w:t xml:space="preserve">the </w:t>
      </w:r>
      <w:r w:rsidRPr="005420C5">
        <w:rPr>
          <w:sz w:val="22"/>
          <w:szCs w:val="22"/>
          <w:lang w:val="en-US"/>
          <w:rPrChange w:id="545" w:author="raul ignacio rojas espinoza" w:date="2026-07-14T11:47:00Z" w16du:dateUtc="2026-07-14T15:47:00Z">
            <w:rPr>
              <w:lang w:val="en-US"/>
            </w:rPr>
          </w:rPrChange>
        </w:rPr>
        <w:t xml:space="preserve">shorter genes </w:t>
      </w:r>
      <w:r w:rsidRPr="005420C5">
        <w:rPr>
          <w:sz w:val="22"/>
          <w:szCs w:val="22"/>
          <w:lang w:val="en-US"/>
          <w:rPrChange w:id="546" w:author="raul ignacio rojas espinoza" w:date="2026-07-14T11:47:00Z" w16du:dateUtc="2026-07-14T15:47:00Z">
            <w:rPr>
              <w:lang w:val="en-US"/>
            </w:rPr>
          </w:rPrChange>
        </w:rPr>
        <w:t xml:space="preserve">in the </w:t>
      </w:r>
      <w:r w:rsidRPr="005420C5">
        <w:rPr>
          <w:sz w:val="22"/>
          <w:szCs w:val="22"/>
          <w:lang w:val="en-US"/>
          <w:rPrChange w:id="550" w:author="raul ignacio rojas espinoza" w:date="2026-07-14T11:47:00Z" w16du:dateUtc="2026-07-14T15:47:00Z">
            <w:rPr>
              <w:lang w:val="en-US"/>
            </w:rPr>
          </w:rPrChange>
        </w:rPr>
        <w:t xml:space="preserve">query set. GO, STRING and promoter panels could then be inspected without rebuilding the gene set in another program. This example illustrates exploratory comparison </w:t>
      </w:r>
      <w:r w:rsidRPr="005420C5">
        <w:rPr>
          <w:sz w:val="22"/>
          <w:szCs w:val="22"/>
          <w:lang w:val="en-US"/>
          <w:rPrChange w:id="551" w:author="raul ignacio rojas espinoza" w:date="2026-07-14T11:47:00Z" w16du:dateUtc="2026-07-14T15:47:00Z">
            <w:rPr>
              <w:lang w:val="en-US"/>
            </w:rPr>
          </w:rPrChange>
        </w:rPr>
        <w:t xml:space="preserve">of </w:t>
      </w:r>
      <w:r w:rsidRPr="005420C5">
        <w:rPr>
          <w:sz w:val="22"/>
          <w:szCs w:val="22"/>
          <w:lang w:val="en-US"/>
          <w:rPrChange w:id="555" w:author="raul ignacio rojas espinoza" w:date="2026-07-14T11:47:00Z" w16du:dateUtc="2026-07-14T15:47:00Z">
            <w:rPr>
              <w:lang w:val="en-US"/>
            </w:rPr>
          </w:rPrChange>
        </w:rPr>
        <w:t xml:space="preserve">paralogous structures; it is not intended as a phylogenetic analysis of </w:t>
      </w:r>
      <w:r w:rsidRPr="005420C5">
        <w:rPr>
          <w:sz w:val="22"/>
          <w:szCs w:val="22"/>
          <w:lang w:val="en-US"/>
          <w:rPrChange w:id="556" w:author="raul ignacio rojas espinoza" w:date="2026-07-14T11:47:00Z" w16du:dateUtc="2026-07-14T15:47:00Z">
            <w:rPr>
              <w:lang w:val="en-US"/>
            </w:rPr>
          </w:rPrChange>
        </w:rPr>
        <w:t xml:space="preserve">the </w:t>
      </w:r>
      <w:r w:rsidRPr="005420C5">
        <w:rPr>
          <w:sz w:val="22"/>
          <w:szCs w:val="22"/>
          <w:lang w:val="en-US"/>
          <w:rPrChange w:id="560" w:author="raul ignacio rojas espinoza" w:date="2026-07-14T11:47:00Z" w16du:dateUtc="2026-07-14T15:47:00Z">
            <w:rPr>
              <w:lang w:val="en-US"/>
            </w:rPr>
          </w:rPrChange>
        </w:rPr>
        <w:t>HKT family.</w:t>
      </w:r>
      <w:commentRangeEnd w:id="480"/>
      <w:r w:rsidRPr="005420C5">
        <w:rPr>
          <w:rStyle w:val="Refdecomentario"/>
          <w:sz w:val="22"/>
          <w:szCs w:val="22"/>
          <w:lang w:val="en-US"/>
          <w:rPrChange w:id="561" w:author="raul ignacio rojas espinoza" w:date="2026-07-14T11:47:00Z" w16du:dateUtc="2026-07-14T15:47:00Z">
            <w:rPr>
              <w:rStyle w:val="Refdecomentario"/>
              <w:sz w:val="24"/>
              <w:szCs w:val="24"/>
              <w:lang w:val="en-US"/>
            </w:rPr>
          </w:rPrChange>
        </w:rPr>
        <w:commentReference w:id="480"/>
      </w:r>
      <w:commentRangeEnd w:id="479"/>
      <w:r w:rsidRPr="005420C5">
        <w:rPr>
          <w:rStyle w:val="Refdecomentario"/>
          <w:sz w:val="22"/>
          <w:szCs w:val="22"/>
          <w:lang w:val="en-US"/>
          <w:rPrChange w:id="562" w:author="raul ignacio rojas espinoza" w:date="2026-07-14T11:47:00Z" w16du:dateUtc="2026-07-14T15:47:00Z">
            <w:rPr>
              <w:rStyle w:val="Refdecomentario"/>
              <w:sz w:val="24"/>
              <w:szCs w:val="24"/>
              <w:lang w:val="en-US"/>
            </w:rPr>
          </w:rPrChange>
        </w:rPr>
        <w:commentReference w:id="479"/>
      </w:r>
      <w:commentRangeEnd w:id="477"/>
      <w:r w:rsidRPr="005420C5">
        <w:rPr>
          <w:rStyle w:val="Refdecomentario"/>
          <w:sz w:val="22"/>
          <w:szCs w:val="22"/>
          <w:lang w:val="en-US"/>
          <w:rPrChange w:id="563" w:author="raul ignacio rojas espinoza" w:date="2026-07-14T11:47:00Z" w16du:dateUtc="2026-07-14T15:47:00Z">
            <w:rPr>
              <w:rStyle w:val="Refdecomentario"/>
              <w:sz w:val="24"/>
              <w:szCs w:val="24"/>
              <w:lang w:val="en-US"/>
            </w:rPr>
          </w:rPrChange>
        </w:rPr>
        <w:commentReference w:id="477"/>
      </w:r>
      <w:commentRangeEnd w:id="478"/>
      <w:r w:rsidRPr="005420C5">
        <w:rPr>
          <w:rStyle w:val="Refdecomentario"/>
          <w:sz w:val="22"/>
          <w:szCs w:val="22"/>
          <w:lang w:val="en-US"/>
          <w:rPrChange w:id="564" w:author="raul ignacio rojas espinoza" w:date="2026-07-14T11:47:00Z" w16du:dateUtc="2026-07-14T15:47:00Z">
            <w:rPr>
              <w:rStyle w:val="Refdecomentario"/>
              <w:sz w:val="24"/>
              <w:szCs w:val="24"/>
              <w:lang w:val="en-US"/>
            </w:rPr>
          </w:rPrChange>
        </w:rPr>
        <w:commentReference w:id="478"/>
      </w:r>
      <w:commentRangeEnd w:id="476"/>
      <w:r w:rsidRPr="005420C5">
        <w:rPr>
          <w:rStyle w:val="Refdecomentario"/>
          <w:sz w:val="22"/>
          <w:szCs w:val="22"/>
          <w:lang w:val="en-US"/>
          <w:rPrChange w:id="565" w:author="raul ignacio rojas espinoza" w:date="2026-07-14T11:47:00Z" w16du:dateUtc="2026-07-14T15:47:00Z">
            <w:rPr>
              <w:rStyle w:val="Refdecomentario"/>
              <w:sz w:val="24"/>
              <w:szCs w:val="24"/>
              <w:lang w:val="en-US"/>
            </w:rPr>
          </w:rPrChange>
        </w:rPr>
        <w:commentReference w:id="476"/>
      </w:r>
      <w:commentRangeEnd w:id="475"/>
      <w:r w:rsidRPr="005420C5">
        <w:rPr>
          <w:rStyle w:val="Refdecomentario"/>
          <w:sz w:val="22"/>
          <w:szCs w:val="22"/>
          <w:lang w:val="en-US"/>
          <w:rPrChange w:id="566" w:author="raul ignacio rojas espinoza" w:date="2026-07-14T11:47:00Z" w16du:dateUtc="2026-07-14T15:47:00Z">
            <w:rPr>
              <w:rStyle w:val="Refdecomentario"/>
              <w:sz w:val="24"/>
              <w:szCs w:val="24"/>
              <w:lang w:val="en-US"/>
            </w:rPr>
          </w:rPrChange>
        </w:rPr>
        <w:commentReference w:id="475"/>
      </w:r>
      <w:commentRangeEnd w:id="474"/>
      <w:r w:rsidRPr="005420C5">
        <w:rPr>
          <w:rStyle w:val="Refdecomentario"/>
          <w:sz w:val="22"/>
          <w:szCs w:val="22"/>
          <w:lang w:val="en-US"/>
          <w:rPrChange w:id="567" w:author="raul ignacio rojas espinoza" w:date="2026-07-14T11:47:00Z" w16du:dateUtc="2026-07-14T15:47:00Z">
            <w:rPr>
              <w:rStyle w:val="Refdecomentario"/>
              <w:sz w:val="24"/>
              <w:szCs w:val="24"/>
              <w:lang w:val="en-US"/>
            </w:rPr>
          </w:rPrChange>
        </w:rPr>
        <w:commentReference w:id="474"/>
      </w:r>
      <w:commentRangeEnd w:id="473"/>
      <w:r w:rsidRPr="005420C5">
        <w:rPr>
          <w:rStyle w:val="Refdecomentario"/>
          <w:sz w:val="22"/>
          <w:szCs w:val="22"/>
          <w:lang w:val="en-US"/>
          <w:rPrChange w:id="568" w:author="raul ignacio rojas espinoza" w:date="2026-07-14T11:47:00Z" w16du:dateUtc="2026-07-14T15:47:00Z">
            <w:rPr>
              <w:rStyle w:val="Refdecomentario"/>
              <w:sz w:val="24"/>
              <w:szCs w:val="24"/>
              <w:lang w:val="en-US"/>
            </w:rPr>
          </w:rPrChange>
        </w:rPr>
        <w:commentReference w:id="473"/>
      </w:r>
      <w:commentRangeEnd w:id="472"/>
      <w:r w:rsidRPr="005420C5">
        <w:rPr>
          <w:rStyle w:val="Refdecomentario"/>
          <w:sz w:val="22"/>
          <w:szCs w:val="22"/>
          <w:lang w:val="en-US"/>
          <w:rPrChange w:id="569" w:author="raul ignacio rojas espinoza" w:date="2026-07-14T11:47:00Z" w16du:dateUtc="2026-07-14T15:47:00Z">
            <w:rPr>
              <w:rStyle w:val="Refdecomentario"/>
              <w:sz w:val="24"/>
              <w:szCs w:val="24"/>
              <w:lang w:val="en-US"/>
            </w:rPr>
          </w:rPrChange>
        </w:rPr>
        <w:commentReference w:id="472"/>
      </w:r>
      <w:commentRangeEnd w:id="471"/>
      <w:r w:rsidRPr="005420C5">
        <w:rPr>
          <w:rStyle w:val="Refdecomentario"/>
          <w:sz w:val="22"/>
          <w:szCs w:val="22"/>
          <w:lang w:val="en-US"/>
          <w:rPrChange w:id="570" w:author="raul ignacio rojas espinoza" w:date="2026-07-14T11:47:00Z" w16du:dateUtc="2026-07-14T15:47:00Z">
            <w:rPr>
              <w:rStyle w:val="Refdecomentario"/>
              <w:sz w:val="24"/>
              <w:szCs w:val="24"/>
              <w:lang w:val="en-US"/>
            </w:rPr>
          </w:rPrChange>
        </w:rPr>
        <w:commentReference w:id="471"/>
      </w:r>
    </w:p>
    <w:p w14:paraId="4FB21D05" w14:textId="77777777" w:rsidR="00071455" w:rsidRPr="005420C5" w:rsidRDefault="00000000">
      <w:pPr>
        <w:pStyle w:val="Ttulo2"/>
        <w:keepNext/>
        <w:spacing w:before="80" w:after="0"/>
        <w:rPr>
          <w:sz w:val="22"/>
          <w:szCs w:val="22"/>
          <w:lang w:val="en-US"/>
          <w:rPrChange w:id="571" w:author="raul ignacio rojas espinoza" w:date="2026-07-14T11:47:00Z" w16du:dateUtc="2026-07-14T15:47:00Z">
            <w:rPr>
              <w:lang w:val="en-US"/>
            </w:rPr>
          </w:rPrChange>
        </w:rPr>
      </w:pPr>
      <w:r w:rsidRPr="005420C5">
        <w:rPr>
          <w:sz w:val="22"/>
          <w:szCs w:val="22"/>
          <w:lang w:val="en-US"/>
          <w:rPrChange w:id="572" w:author="raul ignacio rojas espinoza" w:date="2026-07-14T11:47:00Z" w16du:dateUtc="2026-07-14T15:47:00Z">
            <w:rPr>
              <w:lang w:val="en-US"/>
            </w:rPr>
          </w:rPrChange>
        </w:rPr>
        <w:t xml:space="preserve">3.2 Cross-species </w:t>
      </w:r>
      <w:r w:rsidRPr="005420C5">
        <w:rPr>
          <w:sz w:val="22"/>
          <w:szCs w:val="22"/>
          <w:lang w:val="en-US"/>
          <w:rPrChange w:id="576" w:author="raul ignacio rojas espinoza" w:date="2026-07-14T11:47:00Z" w16du:dateUtc="2026-07-14T15:47:00Z">
            <w:rPr>
              <w:lang w:val="en-US"/>
            </w:rPr>
          </w:rPrChange>
        </w:rPr>
        <w:t>comparison of TP53</w:t>
      </w:r>
    </w:p>
    <w:p w14:paraId="7F101949" w14:textId="6AB9C4A1" w:rsidR="00071455" w:rsidRPr="005420C5" w:rsidRDefault="00000000">
      <w:pPr>
        <w:jc w:val="both"/>
        <w:rPr>
          <w:sz w:val="22"/>
          <w:szCs w:val="22"/>
          <w:lang w:val="en-US"/>
          <w:rPrChange w:id="577" w:author="raul ignacio rojas espinoza" w:date="2026-07-14T11:47:00Z" w16du:dateUtc="2026-07-14T15:47:00Z">
            <w:rPr>
              <w:lang w:val="en-US"/>
            </w:rPr>
          </w:rPrChange>
        </w:rPr>
      </w:pPr>
      <w:commentRangeStart w:id="578"/>
      <w:commentRangeStart w:id="579"/>
      <w:commentRangeStart w:id="580"/>
      <w:commentRangeStart w:id="581"/>
      <w:commentRangeStart w:id="582"/>
      <w:commentRangeStart w:id="583"/>
      <w:commentRangeStart w:id="584"/>
      <w:commentRangeStart w:id="585"/>
      <w:commentRangeStart w:id="586"/>
      <w:commentRangeStart w:id="587"/>
      <w:r w:rsidRPr="005420C5">
        <w:rPr>
          <w:sz w:val="22"/>
          <w:szCs w:val="22"/>
          <w:lang w:val="en-US"/>
          <w:rPrChange w:id="588" w:author="raul ignacio rojas espinoza" w:date="2026-07-14T11:47:00Z" w16du:dateUtc="2026-07-14T15:47:00Z">
            <w:rPr>
              <w:lang w:val="en-US"/>
            </w:rPr>
          </w:rPrChange>
        </w:rPr>
        <w:t xml:space="preserve">TP53 models from human, chimpanzee, dog, horse, mouse and zebrafish were compared with the </w:t>
      </w:r>
      <w:r w:rsidRPr="005420C5">
        <w:rPr>
          <w:sz w:val="22"/>
          <w:szCs w:val="22"/>
          <w:lang w:val="en-US"/>
          <w:rPrChange w:id="592" w:author="raul ignacio rojas espinoza" w:date="2026-07-14T11:47:00Z" w16du:dateUtc="2026-07-14T15:47:00Z">
            <w:rPr>
              <w:lang w:val="en-US"/>
            </w:rPr>
          </w:rPrChange>
        </w:rPr>
        <w:t xml:space="preserve">Cross-Species workflow (Figure 1D-F). CGV placed representative exon-intron structures in a shared orientation </w:t>
      </w:r>
      <w:r w:rsidRPr="005420C5">
        <w:rPr>
          <w:sz w:val="22"/>
          <w:szCs w:val="22"/>
          <w:lang w:val="en-US"/>
          <w:rPrChange w:id="593" w:author="raul ignacio rojas espinoza" w:date="2026-07-14T11:47:00Z" w16du:dateUtc="2026-07-14T15:47:00Z">
            <w:rPr>
              <w:lang w:val="en-US"/>
            </w:rPr>
          </w:rPrChange>
        </w:rPr>
        <w:t xml:space="preserve">and </w:t>
      </w:r>
      <w:r w:rsidRPr="005420C5">
        <w:rPr>
          <w:sz w:val="22"/>
          <w:szCs w:val="22"/>
          <w:lang w:val="en-US"/>
          <w:rPrChange w:id="597" w:author="raul ignacio rojas espinoza" w:date="2026-07-14T11:47:00Z" w16du:dateUtc="2026-07-14T15:47:00Z">
            <w:rPr>
              <w:lang w:val="en-US"/>
            </w:rPr>
          </w:rPrChange>
        </w:rPr>
        <w:t xml:space="preserve">displayed </w:t>
      </w:r>
      <w:r w:rsidRPr="005420C5">
        <w:rPr>
          <w:sz w:val="22"/>
          <w:szCs w:val="22"/>
          <w:lang w:val="en-US"/>
          <w:rPrChange w:id="598" w:author="raul ignacio rojas espinoza" w:date="2026-07-14T11:47:00Z" w16du:dateUtc="2026-07-14T15:47:00Z">
            <w:rPr>
              <w:lang w:val="en-US"/>
            </w:rPr>
          </w:rPrChange>
        </w:rPr>
        <w:t xml:space="preserve">pairwise LASTZ </w:t>
      </w:r>
      <w:r w:rsidRPr="005420C5">
        <w:rPr>
          <w:sz w:val="22"/>
          <w:szCs w:val="22"/>
          <w:lang w:val="en-US"/>
          <w:rPrChange w:id="602" w:author="raul ignacio rojas espinoza" w:date="2026-07-14T11:47:00Z" w16du:dateUtc="2026-07-14T15:47:00Z">
            <w:rPr>
              <w:lang w:val="en-US"/>
            </w:rPr>
          </w:rPrChange>
        </w:rPr>
        <w:t xml:space="preserve">blocks </w:t>
      </w:r>
      <w:r w:rsidRPr="005420C5">
        <w:rPr>
          <w:sz w:val="22"/>
          <w:szCs w:val="22"/>
          <w:lang w:val="en-US"/>
          <w:rPrChange w:id="603" w:author="raul ignacio rojas espinoza" w:date="2026-07-14T11:47:00Z" w16du:dateUtc="2026-07-14T15:47:00Z">
            <w:rPr>
              <w:lang w:val="en-US"/>
            </w:rPr>
          </w:rPrChange>
        </w:rPr>
        <w:t xml:space="preserve">and a </w:t>
      </w:r>
      <w:r w:rsidRPr="005420C5">
        <w:rPr>
          <w:sz w:val="22"/>
          <w:szCs w:val="22"/>
          <w:lang w:val="en-US"/>
          <w:rPrChange w:id="607" w:author="raul ignacio rojas espinoza" w:date="2026-07-14T11:47:00Z" w16du:dateUtc="2026-07-14T15:47:00Z">
            <w:rPr>
              <w:lang w:val="en-US"/>
            </w:rPr>
          </w:rPrChange>
        </w:rPr>
        <w:t xml:space="preserve">MultiPIP-style view </w:t>
      </w:r>
      <w:r w:rsidRPr="005420C5">
        <w:rPr>
          <w:sz w:val="22"/>
          <w:szCs w:val="22"/>
          <w:lang w:val="en-US"/>
          <w:rPrChange w:id="608" w:author="raul ignacio rojas espinoza" w:date="2026-07-14T11:47:00Z" w16du:dateUtc="2026-07-14T15:47:00Z">
            <w:rPr>
              <w:lang w:val="en-US"/>
            </w:rPr>
          </w:rPrChange>
        </w:rPr>
        <w:t xml:space="preserve">with the human locus as </w:t>
      </w:r>
      <w:r w:rsidRPr="005420C5">
        <w:rPr>
          <w:sz w:val="22"/>
          <w:szCs w:val="22"/>
          <w:lang w:val="en-US"/>
          <w:rPrChange w:id="610" w:author="raul ignacio rojas espinoza" w:date="2026-07-14T11:47:00Z" w16du:dateUtc="2026-07-14T15:47:00Z">
            <w:rPr>
              <w:lang w:val="en-US"/>
            </w:rPr>
          </w:rPrChange>
        </w:rPr>
        <w:t xml:space="preserve">reference. The resulting panels make differences in intron span and </w:t>
      </w:r>
      <w:r w:rsidRPr="005420C5">
        <w:rPr>
          <w:sz w:val="22"/>
          <w:szCs w:val="22"/>
          <w:lang w:val="en-US"/>
          <w:rPrChange w:id="611" w:author="raul ignacio rojas espinoza" w:date="2026-07-14T11:47:00Z" w16du:dateUtc="2026-07-14T15:47:00Z">
            <w:rPr>
              <w:lang w:val="en-US"/>
            </w:rPr>
          </w:rPrChange>
        </w:rPr>
        <w:t xml:space="preserve">the </w:t>
      </w:r>
      <w:r w:rsidRPr="005420C5">
        <w:rPr>
          <w:sz w:val="22"/>
          <w:szCs w:val="22"/>
          <w:lang w:val="en-US"/>
          <w:rPrChange w:id="615" w:author="raul ignacio rojas espinoza" w:date="2026-07-14T11:47:00Z" w16du:dateUtc="2026-07-14T15:47:00Z">
            <w:rPr>
              <w:lang w:val="en-US"/>
            </w:rPr>
          </w:rPrChange>
        </w:rPr>
        <w:t xml:space="preserve">relative concentration of conserved blocks around </w:t>
      </w:r>
      <w:r w:rsidRPr="005420C5">
        <w:rPr>
          <w:sz w:val="22"/>
          <w:szCs w:val="22"/>
          <w:lang w:val="en-US"/>
          <w:rPrChange w:id="616" w:author="raul ignacio rojas espinoza" w:date="2026-07-14T11:47:00Z" w16du:dateUtc="2026-07-14T15:47:00Z">
            <w:rPr>
              <w:lang w:val="en-US"/>
            </w:rPr>
          </w:rPrChange>
        </w:rPr>
        <w:t xml:space="preserve">coding </w:t>
      </w:r>
      <w:r w:rsidRPr="005420C5">
        <w:rPr>
          <w:sz w:val="22"/>
          <w:szCs w:val="22"/>
          <w:lang w:val="en-US"/>
          <w:rPrChange w:id="620" w:author="raul ignacio rojas espinoza" w:date="2026-07-14T11:47:00Z" w16du:dateUtc="2026-07-14T15:47:00Z">
            <w:rPr>
              <w:lang w:val="en-US"/>
            </w:rPr>
          </w:rPrChange>
        </w:rPr>
        <w:t xml:space="preserve">regions directly visible, while retaining access to </w:t>
      </w:r>
      <w:r w:rsidRPr="005420C5">
        <w:rPr>
          <w:sz w:val="22"/>
          <w:szCs w:val="22"/>
          <w:lang w:val="en-US"/>
          <w:rPrChange w:id="621" w:author="raul ignacio rojas espinoza" w:date="2026-07-14T11:47:00Z" w16du:dateUtc="2026-07-14T15:47:00Z">
            <w:rPr>
              <w:lang w:val="en-US"/>
            </w:rPr>
          </w:rPrChange>
        </w:rPr>
        <w:t xml:space="preserve">the </w:t>
      </w:r>
      <w:r w:rsidRPr="005420C5">
        <w:rPr>
          <w:sz w:val="22"/>
          <w:szCs w:val="22"/>
          <w:lang w:val="en-US"/>
          <w:rPrChange w:id="625" w:author="raul ignacio rojas espinoza" w:date="2026-07-14T11:47:00Z" w16du:dateUtc="2026-07-14T15:47:00Z">
            <w:rPr>
              <w:lang w:val="en-US"/>
            </w:rPr>
          </w:rPrChange>
        </w:rPr>
        <w:t xml:space="preserve">underlying transcript identifiers and alignment parameters. Because alignment output depends on </w:t>
      </w:r>
      <w:r w:rsidRPr="005420C5">
        <w:rPr>
          <w:sz w:val="22"/>
          <w:szCs w:val="22"/>
          <w:lang w:val="en-US"/>
          <w:rPrChange w:id="626" w:author="raul ignacio rojas espinoza" w:date="2026-07-14T11:47:00Z" w16du:dateUtc="2026-07-14T15:47:00Z">
            <w:rPr>
              <w:lang w:val="en-US"/>
            </w:rPr>
          </w:rPrChange>
        </w:rPr>
        <w:t xml:space="preserve">the </w:t>
      </w:r>
      <w:r w:rsidRPr="005420C5">
        <w:rPr>
          <w:sz w:val="22"/>
          <w:szCs w:val="22"/>
          <w:lang w:val="en-US"/>
          <w:rPrChange w:id="630" w:author="raul ignacio rojas espinoza" w:date="2026-07-14T11:47:00Z" w16du:dateUtc="2026-07-14T15:47:00Z">
            <w:rPr>
              <w:lang w:val="en-US"/>
            </w:rPr>
          </w:rPrChange>
        </w:rPr>
        <w:t xml:space="preserve">selected transcript, genomic window </w:t>
      </w:r>
      <w:r w:rsidRPr="005420C5">
        <w:rPr>
          <w:sz w:val="22"/>
          <w:szCs w:val="22"/>
          <w:lang w:val="en-US"/>
          <w:rPrChange w:id="631" w:author="raul ignacio rojas espinoza" w:date="2026-07-14T11:47:00Z" w16du:dateUtc="2026-07-14T15:47:00Z">
            <w:rPr>
              <w:lang w:val="en-US"/>
            </w:rPr>
          </w:rPrChange>
        </w:rPr>
        <w:t xml:space="preserve">and </w:t>
      </w:r>
      <w:r w:rsidRPr="005420C5">
        <w:rPr>
          <w:sz w:val="22"/>
          <w:szCs w:val="22"/>
          <w:lang w:val="en-US"/>
          <w:rPrChange w:id="634" w:author="raul ignacio rojas espinoza" w:date="2026-07-14T11:47:00Z" w16du:dateUtc="2026-07-14T15:47:00Z">
            <w:rPr>
              <w:lang w:val="en-US"/>
            </w:rPr>
          </w:rPrChange>
        </w:rPr>
        <w:t xml:space="preserve">identity </w:t>
      </w:r>
      <w:r w:rsidRPr="005420C5">
        <w:rPr>
          <w:sz w:val="22"/>
          <w:szCs w:val="22"/>
          <w:lang w:val="en-US"/>
          <w:rPrChange w:id="638" w:author="raul ignacio rojas espinoza" w:date="2026-07-14T11:47:00Z" w16du:dateUtc="2026-07-14T15:47:00Z">
            <w:rPr>
              <w:lang w:val="en-US"/>
            </w:rPr>
          </w:rPrChange>
        </w:rPr>
        <w:t xml:space="preserve">threshold, these settings are reported rather </w:t>
      </w:r>
      <w:r w:rsidRPr="005420C5">
        <w:rPr>
          <w:sz w:val="22"/>
          <w:szCs w:val="22"/>
          <w:lang w:val="en-US"/>
          <w:rPrChange w:id="639" w:author="raul ignacio rojas espinoza" w:date="2026-07-14T11:47:00Z" w16du:dateUtc="2026-07-14T15:47:00Z">
            <w:rPr>
              <w:lang w:val="en-US"/>
            </w:rPr>
          </w:rPrChange>
        </w:rPr>
        <w:t xml:space="preserve">than </w:t>
      </w:r>
      <w:r w:rsidRPr="005420C5">
        <w:rPr>
          <w:sz w:val="22"/>
          <w:szCs w:val="22"/>
          <w:lang w:val="en-US"/>
          <w:rPrChange w:id="643" w:author="raul ignacio rojas espinoza" w:date="2026-07-14T11:47:00Z" w16du:dateUtc="2026-07-14T15:47:00Z">
            <w:rPr>
              <w:lang w:val="en-US"/>
            </w:rPr>
          </w:rPrChange>
        </w:rPr>
        <w:t>interpreted as fixed species-level estimates.</w:t>
      </w:r>
      <w:commentRangeEnd w:id="586"/>
      <w:r w:rsidRPr="005420C5">
        <w:rPr>
          <w:rStyle w:val="Refdecomentario"/>
          <w:sz w:val="22"/>
          <w:szCs w:val="22"/>
          <w:lang w:val="en-US"/>
          <w:rPrChange w:id="644" w:author="raul ignacio rojas espinoza" w:date="2026-07-14T11:47:00Z" w16du:dateUtc="2026-07-14T15:47:00Z">
            <w:rPr>
              <w:rStyle w:val="Refdecomentario"/>
              <w:sz w:val="24"/>
              <w:szCs w:val="24"/>
              <w:lang w:val="en-US"/>
            </w:rPr>
          </w:rPrChange>
        </w:rPr>
        <w:commentReference w:id="586"/>
      </w:r>
      <w:commentRangeEnd w:id="587"/>
      <w:r w:rsidRPr="005420C5">
        <w:rPr>
          <w:rStyle w:val="Refdecomentario"/>
          <w:sz w:val="22"/>
          <w:szCs w:val="22"/>
          <w:lang w:val="en-US"/>
          <w:rPrChange w:id="645" w:author="raul ignacio rojas espinoza" w:date="2026-07-14T11:47:00Z" w16du:dateUtc="2026-07-14T15:47:00Z">
            <w:rPr>
              <w:rStyle w:val="Refdecomentario"/>
              <w:sz w:val="24"/>
              <w:szCs w:val="24"/>
              <w:lang w:val="en-US"/>
            </w:rPr>
          </w:rPrChange>
        </w:rPr>
        <w:commentReference w:id="587"/>
      </w:r>
      <w:commentRangeEnd w:id="584"/>
      <w:r w:rsidRPr="005420C5">
        <w:rPr>
          <w:rStyle w:val="Refdecomentario"/>
          <w:sz w:val="22"/>
          <w:szCs w:val="22"/>
          <w:lang w:val="en-US"/>
          <w:rPrChange w:id="646" w:author="raul ignacio rojas espinoza" w:date="2026-07-14T11:47:00Z" w16du:dateUtc="2026-07-14T15:47:00Z">
            <w:rPr>
              <w:rStyle w:val="Refdecomentario"/>
              <w:sz w:val="24"/>
              <w:szCs w:val="24"/>
              <w:lang w:val="en-US"/>
            </w:rPr>
          </w:rPrChange>
        </w:rPr>
        <w:commentReference w:id="584"/>
      </w:r>
      <w:commentRangeEnd w:id="585"/>
      <w:r w:rsidRPr="005420C5">
        <w:rPr>
          <w:rStyle w:val="Refdecomentario"/>
          <w:sz w:val="22"/>
          <w:szCs w:val="22"/>
          <w:lang w:val="en-US"/>
          <w:rPrChange w:id="647" w:author="raul ignacio rojas espinoza" w:date="2026-07-14T11:47:00Z" w16du:dateUtc="2026-07-14T15:47:00Z">
            <w:rPr>
              <w:rStyle w:val="Refdecomentario"/>
              <w:sz w:val="24"/>
              <w:szCs w:val="24"/>
              <w:lang w:val="en-US"/>
            </w:rPr>
          </w:rPrChange>
        </w:rPr>
        <w:commentReference w:id="585"/>
      </w:r>
      <w:commentRangeEnd w:id="583"/>
      <w:r w:rsidRPr="005420C5">
        <w:rPr>
          <w:rStyle w:val="Refdecomentario"/>
          <w:sz w:val="22"/>
          <w:szCs w:val="22"/>
          <w:lang w:val="en-US"/>
          <w:rPrChange w:id="648" w:author="raul ignacio rojas espinoza" w:date="2026-07-14T11:47:00Z" w16du:dateUtc="2026-07-14T15:47:00Z">
            <w:rPr>
              <w:rStyle w:val="Refdecomentario"/>
              <w:sz w:val="24"/>
              <w:szCs w:val="24"/>
              <w:lang w:val="en-US"/>
            </w:rPr>
          </w:rPrChange>
        </w:rPr>
        <w:commentReference w:id="583"/>
      </w:r>
      <w:commentRangeEnd w:id="582"/>
      <w:r w:rsidRPr="005420C5">
        <w:rPr>
          <w:rStyle w:val="Refdecomentario"/>
          <w:sz w:val="22"/>
          <w:szCs w:val="22"/>
          <w:lang w:val="en-US"/>
          <w:rPrChange w:id="649" w:author="raul ignacio rojas espinoza" w:date="2026-07-14T11:47:00Z" w16du:dateUtc="2026-07-14T15:47:00Z">
            <w:rPr>
              <w:rStyle w:val="Refdecomentario"/>
              <w:sz w:val="24"/>
              <w:szCs w:val="24"/>
              <w:lang w:val="en-US"/>
            </w:rPr>
          </w:rPrChange>
        </w:rPr>
        <w:commentReference w:id="582"/>
      </w:r>
      <w:commentRangeEnd w:id="580"/>
      <w:r w:rsidRPr="005420C5">
        <w:rPr>
          <w:rStyle w:val="Refdecomentario"/>
          <w:sz w:val="22"/>
          <w:szCs w:val="22"/>
          <w:lang w:val="en-US"/>
          <w:rPrChange w:id="650" w:author="raul ignacio rojas espinoza" w:date="2026-07-14T11:47:00Z" w16du:dateUtc="2026-07-14T15:47:00Z">
            <w:rPr>
              <w:rStyle w:val="Refdecomentario"/>
              <w:sz w:val="24"/>
              <w:szCs w:val="24"/>
              <w:lang w:val="en-US"/>
            </w:rPr>
          </w:rPrChange>
        </w:rPr>
        <w:commentReference w:id="580"/>
      </w:r>
      <w:commentRangeEnd w:id="581"/>
      <w:r w:rsidRPr="005420C5">
        <w:rPr>
          <w:rStyle w:val="Refdecomentario"/>
          <w:sz w:val="22"/>
          <w:szCs w:val="22"/>
          <w:lang w:val="en-US"/>
          <w:rPrChange w:id="651" w:author="raul ignacio rojas espinoza" w:date="2026-07-14T11:47:00Z" w16du:dateUtc="2026-07-14T15:47:00Z">
            <w:rPr>
              <w:rStyle w:val="Refdecomentario"/>
              <w:sz w:val="24"/>
              <w:szCs w:val="24"/>
              <w:lang w:val="en-US"/>
            </w:rPr>
          </w:rPrChange>
        </w:rPr>
        <w:commentReference w:id="581"/>
      </w:r>
      <w:commentRangeEnd w:id="578"/>
      <w:r w:rsidRPr="005420C5">
        <w:rPr>
          <w:rStyle w:val="Refdecomentario"/>
          <w:sz w:val="22"/>
          <w:szCs w:val="22"/>
          <w:lang w:val="en-US"/>
          <w:rPrChange w:id="652" w:author="raul ignacio rojas espinoza" w:date="2026-07-14T11:47:00Z" w16du:dateUtc="2026-07-14T15:47:00Z">
            <w:rPr>
              <w:rStyle w:val="Refdecomentario"/>
              <w:sz w:val="24"/>
              <w:szCs w:val="24"/>
              <w:lang w:val="en-US"/>
            </w:rPr>
          </w:rPrChange>
        </w:rPr>
        <w:commentReference w:id="578"/>
      </w:r>
      <w:commentRangeEnd w:id="579"/>
      <w:r w:rsidRPr="005420C5">
        <w:rPr>
          <w:rStyle w:val="Refdecomentario"/>
          <w:sz w:val="22"/>
          <w:szCs w:val="22"/>
          <w:lang w:val="en-US"/>
          <w:rPrChange w:id="653" w:author="raul ignacio rojas espinoza" w:date="2026-07-14T11:47:00Z" w16du:dateUtc="2026-07-14T15:47:00Z">
            <w:rPr>
              <w:rStyle w:val="Refdecomentario"/>
              <w:sz w:val="24"/>
              <w:szCs w:val="24"/>
              <w:lang w:val="en-US"/>
            </w:rPr>
          </w:rPrChange>
        </w:rPr>
        <w:commentReference w:id="579"/>
      </w:r>
    </w:p>
    <w:p w14:paraId="61B3A586" w14:textId="77777777" w:rsidR="00071455" w:rsidRPr="005420C5" w:rsidRDefault="00000000">
      <w:pPr>
        <w:pStyle w:val="Ttulo1"/>
        <w:keepNext/>
        <w:spacing w:before="160" w:after="0"/>
        <w:rPr>
          <w:sz w:val="22"/>
          <w:szCs w:val="22"/>
          <w:lang w:val="en-US"/>
          <w:rPrChange w:id="654" w:author="raul ignacio rojas espinoza" w:date="2026-07-14T11:47:00Z" w16du:dateUtc="2026-07-14T15:47:00Z">
            <w:rPr>
              <w:lang w:val="en-US"/>
            </w:rPr>
          </w:rPrChange>
        </w:rPr>
      </w:pPr>
      <w:r w:rsidRPr="005420C5">
        <w:rPr>
          <w:sz w:val="22"/>
          <w:szCs w:val="22"/>
          <w:lang w:val="en-US"/>
          <w:rPrChange w:id="655" w:author="raul ignacio rojas espinoza" w:date="2026-07-14T11:47:00Z" w16du:dateUtc="2026-07-14T15:47:00Z">
            <w:rPr>
              <w:lang w:val="en-US"/>
            </w:rPr>
          </w:rPrChange>
        </w:rPr>
        <w:t>4. Conclusion</w:t>
      </w:r>
    </w:p>
    <w:p w14:paraId="43E1E25E" w14:textId="77777777" w:rsidR="00071455" w:rsidRPr="005420C5" w:rsidRDefault="00000000">
      <w:pPr>
        <w:jc w:val="both"/>
        <w:rPr>
          <w:sz w:val="22"/>
          <w:szCs w:val="22"/>
          <w:lang w:val="en-US"/>
          <w:rPrChange w:id="656" w:author="raul ignacio rojas espinoza" w:date="2026-07-14T11:47:00Z" w16du:dateUtc="2026-07-14T15:47:00Z">
            <w:rPr>
              <w:lang w:val="en-US"/>
            </w:rPr>
          </w:rPrChange>
        </w:rPr>
      </w:pPr>
      <w:commentRangeStart w:id="657"/>
      <w:commentRangeStart w:id="658"/>
      <w:r>
        <w:rPr>
          <w:sz w:val="22"/>
          <w:szCs w:val="22"/>
          <w:lang w:val="en-US"/>
          <w:rPrChange w:id="659" w:author="raul ignacio rojas espinoza" w:date="2026-07-14T11:47:00Z" w16du:dateUtc="2026-07-14T15:47:00Z">
            <w:rPr>
              <w:lang w:val="en-US"/>
            </w:rPr>
          </w:rPrChange>
        </w:rPr>
        <w:t xml:space="preserve">CGV combines identifier-aware gene search, transcript and cross-species structural comparison, sequence alignment, quantitative summaries and functional context in a guided interface. The public server supports immediate use, while the desktop distribution provides selective local installation of 25 curated datasets and persistent caches. </w:t>
      </w:r>
      <w:del w:id="1086" w:author="Raul Rojas Espinoza" w:date="2026-07-30T20:31:52Z">
        <w:r>
          <w:rPr>
            <w:sz w:val="22"/>
            <w:szCs w:val="22"/>
            <w:lang w:val="en-US"/>
            <w:rPrChange w:id="659" w:author="raul ignacio rojas espinoza" w:date="2026-07-14T11:47:00Z" w16du:dateUtc="2026-07-14T15:47:00Z">
              <w:rPr>
                <w:lang w:val="en-US"/>
              </w:rPr>
            </w:rPrChange>
          </w:rPr>
          <w:delText>CGV</w:delText>
        </w:r>
      </w:del>
      <w:ins w:id="1087" w:author="Raul Rojas Espinoza" w:date="2026-07-30T20:31:52Z">
        <w:r>
          <w:rPr>
            <w:sz w:val="22"/>
            <w:szCs w:val="22"/>
            <w:lang w:val="en-US"/>
            <w:rPrChange w:id="659" w:author="raul ignacio rojas espinoza" w:date="2026-07-14T11:47:00Z" w16du:dateUtc="2026-07-14T15:47:00Z">
              <w:rPr>
                <w:lang w:val="en-US"/>
              </w:rPr>
            </w:rPrChange>
          </w:rPr>
          <w:t>Figure</w:t>
        </w:r>
      </w:ins>
      <w:r>
        <w:rPr>
          <w:sz w:val="22"/>
          <w:szCs w:val="22"/>
          <w:lang w:val="en-US"/>
          <w:rPrChange w:id="659" w:author="raul ignacio rojas espinoza" w:date="2026-07-14T11:47:00Z" w16du:dateUtc="2026-07-14T15:47:00Z">
            <w:rPr>
              <w:lang w:val="en-US"/>
            </w:rPr>
          </w:rPrChange>
        </w:rPr>
        <w:t xml:space="preserve"> </w:t>
      </w:r>
      <w:del w:id="1088" w:author="Raul Rojas Espinoza" w:date="2026-07-30T20:31:52Z">
        <w:r>
          <w:rPr>
            <w:sz w:val="22"/>
            <w:szCs w:val="22"/>
            <w:lang w:val="en-US"/>
            <w:rPrChange w:id="659" w:author="raul ignacio rojas espinoza" w:date="2026-07-14T11:47:00Z" w16du:dateUtc="2026-07-14T15:47:00Z">
              <w:rPr>
                <w:lang w:val="en-US"/>
              </w:rPr>
            </w:rPrChange>
          </w:rPr>
          <w:delText>is intended for focused, interpretable exploration of gene models</w:delText>
        </w:r>
      </w:del>
      <w:ins w:id="1089" w:author="Raul Rojas Espinoza" w:date="2026-07-30T20:31:52Z">
        <w:r>
          <w:rPr>
            <w:sz w:val="22"/>
            <w:szCs w:val="22"/>
            <w:lang w:val="en-US"/>
            <w:rPrChange w:id="659" w:author="raul ignacio rojas espinoza" w:date="2026-07-14T11:47:00Z" w16du:dateUtc="2026-07-14T15:47:00Z">
              <w:rPr>
                <w:lang w:val="en-US"/>
              </w:rPr>
            </w:rPrChange>
          </w:rPr>
          <w:t>Studio</w:t>
        </w:r>
      </w:ins>
      <w:r>
        <w:rPr>
          <w:sz w:val="22"/>
          <w:szCs w:val="22"/>
          <w:lang w:val="en-US"/>
          <w:rPrChange w:id="659" w:author="raul ignacio rojas espinoza" w:date="2026-07-14T11:47:00Z" w16du:dateUtc="2026-07-14T15:47:00Z">
            <w:rPr>
              <w:lang w:val="en-US"/>
            </w:rPr>
          </w:rPrChange>
        </w:rPr>
        <w:t xml:space="preserve"> and </w:t>
      </w:r>
      <w:del w:id="1090" w:author="Raul Rojas Espinoza" w:date="2026-07-30T20:31:52Z">
        <w:r>
          <w:rPr>
            <w:sz w:val="22"/>
            <w:szCs w:val="22"/>
            <w:lang w:val="en-US"/>
            <w:rPrChange w:id="659" w:author="raul ignacio rojas espinoza" w:date="2026-07-14T11:47:00Z" w16du:dateUtc="2026-07-14T15:47:00Z">
              <w:rPr>
                <w:lang w:val="en-US"/>
              </w:rPr>
            </w:rPrChange>
          </w:rPr>
          <w:delText>for</w:delText>
        </w:r>
      </w:del>
      <w:ins w:id="1091" w:author="Raul Rojas Espinoza" w:date="2026-07-30T20:31:52Z">
        <w:r>
          <w:rPr>
            <w:sz w:val="22"/>
            <w:szCs w:val="22"/>
            <w:lang w:val="en-US"/>
            <w:rPrChange w:id="659" w:author="raul ignacio rojas espinoza" w:date="2026-07-14T11:47:00Z" w16du:dateUtc="2026-07-14T15:47:00Z">
              <w:rPr>
                <w:lang w:val="en-US"/>
              </w:rPr>
            </w:rPrChange>
          </w:rPr>
          <w:t>read-only</w:t>
        </w:r>
      </w:ins>
      <w:r>
        <w:rPr>
          <w:sz w:val="22"/>
          <w:szCs w:val="22"/>
          <w:lang w:val="en-US"/>
          <w:rPrChange w:id="659" w:author="raul ignacio rojas espinoza" w:date="2026-07-14T11:47:00Z" w16du:dateUtc="2026-07-14T15:47:00Z">
            <w:rPr>
              <w:lang w:val="en-US"/>
            </w:rPr>
          </w:rPrChange>
        </w:rPr>
        <w:t xml:space="preserve"> </w:t>
      </w:r>
      <w:del w:id="1092" w:author="Raul Rojas Espinoza" w:date="2026-07-30T20:31:52Z">
        <w:r>
          <w:rPr>
            <w:sz w:val="22"/>
            <w:szCs w:val="22"/>
            <w:lang w:val="en-US"/>
            <w:rPrChange w:id="659" w:author="raul ignacio rojas espinoza" w:date="2026-07-14T11:47:00Z" w16du:dateUtc="2026-07-14T15:47:00Z">
              <w:rPr>
                <w:lang w:val="en-US"/>
              </w:rPr>
            </w:rPrChange>
          </w:rPr>
          <w:delText>generating</w:delText>
        </w:r>
      </w:del>
      <w:ins w:id="1093" w:author="Raul Rojas Espinoza" w:date="2026-07-30T20:31:52Z">
        <w:r>
          <w:rPr>
            <w:sz w:val="22"/>
            <w:szCs w:val="22"/>
            <w:lang w:val="en-US"/>
            <w:rPrChange w:id="659" w:author="raul ignacio rojas espinoza" w:date="2026-07-14T11:47:00Z" w16du:dateUtc="2026-07-14T15:47:00Z">
              <w:rPr>
                <w:lang w:val="en-US"/>
              </w:rPr>
            </w:rPrChange>
          </w:rPr>
          <w:t>reports</w:t>
        </w:r>
      </w:ins>
      <w:r>
        <w:rPr>
          <w:sz w:val="22"/>
          <w:szCs w:val="22"/>
          <w:lang w:val="en-US"/>
          <w:rPrChange w:id="659" w:author="raul ignacio rojas espinoza" w:date="2026-07-14T11:47:00Z" w16du:dateUtc="2026-07-14T15:47:00Z">
            <w:rPr>
              <w:lang w:val="en-US"/>
            </w:rPr>
          </w:rPrChange>
        </w:rPr>
        <w:t xml:space="preserve"> </w:t>
      </w:r>
      <w:del w:id="1094" w:author="Raul Rojas Espinoza" w:date="2026-07-30T20:31:52Z">
        <w:r>
          <w:rPr>
            <w:sz w:val="22"/>
            <w:szCs w:val="22"/>
            <w:lang w:val="en-US"/>
            <w:rPrChange w:id="659" w:author="raul ignacio rojas espinoza" w:date="2026-07-14T11:47:00Z" w16du:dateUtc="2026-07-14T15:47:00Z">
              <w:rPr>
                <w:lang w:val="en-US"/>
              </w:rPr>
            </w:rPrChange>
          </w:rPr>
          <w:delText>reusable</w:delText>
        </w:r>
      </w:del>
      <w:ins w:id="1095" w:author="Raul Rojas Espinoza" w:date="2026-07-30T20:31:52Z">
        <w:r>
          <w:rPr>
            <w:sz w:val="22"/>
            <w:szCs w:val="22"/>
            <w:lang w:val="en-US"/>
            <w:rPrChange w:id="659" w:author="raul ignacio rojas espinoza" w:date="2026-07-14T11:47:00Z" w16du:dateUtc="2026-07-14T15:47:00Z">
              <w:rPr>
                <w:lang w:val="en-US"/>
              </w:rPr>
            </w:rPrChange>
          </w:rPr>
          <w:t>extend</w:t>
        </w:r>
      </w:ins>
      <w:r>
        <w:rPr>
          <w:sz w:val="22"/>
          <w:szCs w:val="22"/>
          <w:lang w:val="en-US"/>
          <w:rPrChange w:id="659" w:author="raul ignacio rojas espinoza" w:date="2026-07-14T11:47:00Z" w16du:dateUtc="2026-07-14T15:47:00Z">
            <w:rPr>
              <w:lang w:val="en-US"/>
            </w:rPr>
          </w:rPrChange>
        </w:rPr>
        <w:t xml:space="preserve"> </w:t>
      </w:r>
      <w:del w:id="1096" w:author="Raul Rojas Espinoza" w:date="2026-07-30T20:31:52Z">
        <w:r>
          <w:rPr>
            <w:sz w:val="22"/>
            <w:szCs w:val="22"/>
            <w:lang w:val="en-US"/>
            <w:rPrChange w:id="659" w:author="raul ignacio rojas espinoza" w:date="2026-07-14T11:47:00Z" w16du:dateUtc="2026-07-14T15:47:00Z">
              <w:rPr>
                <w:lang w:val="en-US"/>
              </w:rPr>
            </w:rPrChange>
          </w:rPr>
          <w:delText>figures</w:delText>
        </w:r>
      </w:del>
      <w:ins w:id="1097" w:author="Raul Rojas Espinoza" w:date="2026-07-30T20:31:52Z">
        <w:r>
          <w:rPr>
            <w:sz w:val="22"/>
            <w:szCs w:val="22"/>
            <w:lang w:val="en-US"/>
            <w:rPrChange w:id="659" w:author="raul ignacio rojas espinoza" w:date="2026-07-14T11:47:00Z" w16du:dateUtc="2026-07-14T15:47:00Z">
              <w:rPr>
                <w:lang w:val="en-US"/>
              </w:rPr>
            </w:rPrChange>
          </w:rPr>
          <w:t>the workflow to publication-ready composition</w:t>
        </w:r>
      </w:ins>
      <w:r>
        <w:rPr>
          <w:sz w:val="22"/>
          <w:szCs w:val="22"/>
          <w:lang w:val="en-US"/>
          <w:rPrChange w:id="659" w:author="raul ignacio rojas espinoza" w:date="2026-07-14T11:47:00Z" w16du:dateUtc="2026-07-14T15:47:00Z">
            <w:rPr>
              <w:lang w:val="en-US"/>
            </w:rPr>
          </w:rPrChange>
        </w:rPr>
        <w:t xml:space="preserve">, </w:t>
      </w:r>
      <w:del w:id="1098" w:author="Raul Rojas Espinoza" w:date="2026-07-30T20:31:52Z">
        <w:r>
          <w:rPr>
            <w:sz w:val="22"/>
            <w:szCs w:val="22"/>
            <w:lang w:val="en-US"/>
            <w:rPrChange w:id="659" w:author="raul ignacio rojas espinoza" w:date="2026-07-14T11:47:00Z" w16du:dateUtc="2026-07-14T15:47:00Z">
              <w:rPr>
                <w:lang w:val="en-US"/>
              </w:rPr>
            </w:rPrChange>
          </w:rPr>
          <w:delText>tables</w:delText>
        </w:r>
      </w:del>
      <w:ins w:id="1099" w:author="Raul Rojas Espinoza" w:date="2026-07-30T20:31:52Z">
        <w:r>
          <w:rPr>
            <w:sz w:val="22"/>
            <w:szCs w:val="22"/>
            <w:lang w:val="en-US"/>
            <w:rPrChange w:id="659" w:author="raul ignacio rojas espinoza" w:date="2026-07-14T11:47:00Z" w16du:dateUtc="2026-07-14T15:47:00Z">
              <w:rPr>
                <w:lang w:val="en-US"/>
              </w:rPr>
            </w:rPrChange>
          </w:rPr>
          <w:t>reproducible review</w:t>
        </w:r>
      </w:ins>
      <w:r>
        <w:rPr>
          <w:sz w:val="22"/>
          <w:szCs w:val="22"/>
          <w:lang w:val="en-US"/>
          <w:rPrChange w:id="659" w:author="raul ignacio rojas espinoza" w:date="2026-07-14T11:47:00Z" w16du:dateUtc="2026-07-14T15:47:00Z">
            <w:rPr>
              <w:lang w:val="en-US"/>
            </w:rPr>
          </w:rPrChange>
        </w:rPr>
        <w:t xml:space="preserve"> and </w:t>
      </w:r>
      <w:del w:id="1100" w:author="Raul Rojas Espinoza" w:date="2026-07-30T20:31:52Z">
        <w:r>
          <w:rPr>
            <w:sz w:val="22"/>
            <w:szCs w:val="22"/>
            <w:lang w:val="en-US"/>
            <w:rPrChange w:id="659" w:author="raul ignacio rojas espinoza" w:date="2026-07-14T11:47:00Z" w16du:dateUtc="2026-07-14T15:47:00Z">
              <w:rPr>
                <w:lang w:val="en-US"/>
              </w:rPr>
            </w:rPrChange>
          </w:rPr>
          <w:delText>sequences</w:delText>
        </w:r>
      </w:del>
      <w:ins w:id="1101" w:author="Raul Rojas Espinoza" w:date="2026-07-30T20:31:52Z">
        <w:r>
          <w:rPr>
            <w:sz w:val="22"/>
            <w:szCs w:val="22"/>
            <w:lang w:val="en-US"/>
            <w:rPrChange w:id="659" w:author="raul ignacio rojas espinoza" w:date="2026-07-14T11:47:00Z" w16du:dateUtc="2026-07-14T15:47:00Z">
              <w:rPr>
                <w:lang w:val="en-US"/>
              </w:rPr>
            </w:rPrChange>
          </w:rPr>
          <w:t>collaborative sharing</w:t>
        </w:r>
      </w:ins>
      <w:r>
        <w:rPr>
          <w:sz w:val="22"/>
          <w:szCs w:val="22"/>
          <w:lang w:val="en-US"/>
          <w:rPrChange w:id="659" w:author="raul ignacio rojas espinoza" w:date="2026-07-14T11:47:00Z" w16du:dateUtc="2026-07-14T15:47:00Z">
            <w:rPr>
              <w:lang w:val="en-US"/>
            </w:rPr>
          </w:rPrChange>
        </w:rPr>
        <w:t xml:space="preserve"> without</w:t>
      </w:r>
      <w:ins w:id="1102" w:author="Raul Rojas Espinoza" w:date="2026-07-30T20:31:52Z">
        <w:r>
          <w:rPr>
            <w:sz w:val="22"/>
            <w:szCs w:val="22"/>
            <w:lang w:val="en-US"/>
            <w:rPrChange w:id="659" w:author="raul ignacio rojas espinoza" w:date="2026-07-14T11:47:00Z" w16du:dateUtc="2026-07-14T15:47:00Z">
              <w:rPr>
                <w:lang w:val="en-US"/>
              </w:rPr>
            </w:rPrChange>
          </w:rPr>
          <w:t xml:space="preserve"> requiring</w:t>
        </w:r>
      </w:ins>
      <w:r>
        <w:rPr>
          <w:sz w:val="22"/>
          <w:szCs w:val="22"/>
          <w:lang w:val="en-US"/>
          <w:rPrChange w:id="659" w:author="raul ignacio rojas espinoza" w:date="2026-07-14T11:47:00Z" w16du:dateUtc="2026-07-14T15:47:00Z">
            <w:rPr>
              <w:lang w:val="en-US"/>
            </w:rPr>
          </w:rPrChange>
        </w:rPr>
        <w:t xml:space="preserve"> a scripted workflow.</w:t>
      </w:r>
      <w:commentRangeEnd w:id="658"/>
      <w:commentRangeEnd w:id="657"/>
      <w:r w:rsidRPr="005420C5">
        <w:rPr>
          <w:rStyle w:val="Refdecomentario"/>
          <w:sz w:val="22"/>
          <w:szCs w:val="22"/>
          <w:lang w:val="en-US"/>
          <w:rPrChange w:id="700" w:author="raul ignacio rojas espinoza" w:date="2026-07-14T11:47:00Z" w16du:dateUtc="2026-07-14T15:47:00Z">
            <w:rPr>
              <w:rStyle w:val="Refdecomentario"/>
              <w:sz w:val="24"/>
              <w:szCs w:val="24"/>
              <w:lang w:val="en-US"/>
            </w:rPr>
          </w:rPrChange>
        </w:rPr>
        <w:commentReference w:id="658"/>
      </w:r>
      <w:r w:rsidRPr="005420C5">
        <w:rPr>
          <w:rStyle w:val="Refdecomentario"/>
          <w:sz w:val="22"/>
          <w:szCs w:val="22"/>
          <w:lang w:val="en-US"/>
          <w:rPrChange w:id="701" w:author="raul ignacio rojas espinoza" w:date="2026-07-14T11:47:00Z" w16du:dateUtc="2026-07-14T15:47:00Z">
            <w:rPr>
              <w:rStyle w:val="Refdecomentario"/>
              <w:sz w:val="24"/>
              <w:szCs w:val="24"/>
              <w:lang w:val="en-US"/>
            </w:rPr>
          </w:rPrChange>
        </w:rPr>
        <w:commentReference w:id="657"/>
      </w:r>
    </w:p>
    <w:p w14:paraId="142968E8" w14:textId="77777777" w:rsidR="00071455" w:rsidRPr="005420C5" w:rsidRDefault="00000000">
      <w:pPr>
        <w:pStyle w:val="Ttulo1"/>
        <w:keepNext/>
        <w:spacing w:before="160" w:after="0"/>
        <w:rPr>
          <w:sz w:val="22"/>
          <w:szCs w:val="22"/>
          <w:lang w:val="en-US"/>
          <w:rPrChange w:id="702" w:author="raul ignacio rojas espinoza" w:date="2026-07-14T11:47:00Z" w16du:dateUtc="2026-07-14T15:47:00Z">
            <w:rPr>
              <w:lang w:val="en-US"/>
            </w:rPr>
          </w:rPrChange>
        </w:rPr>
      </w:pPr>
      <w:r w:rsidRPr="005420C5">
        <w:rPr>
          <w:sz w:val="22"/>
          <w:szCs w:val="22"/>
          <w:lang w:val="en-US"/>
          <w:rPrChange w:id="704" w:author="raul ignacio rojas espinoza" w:date="2026-07-14T11:47:00Z" w16du:dateUtc="2026-07-14T15:47:00Z">
            <w:rPr>
              <w:lang w:val="en-US"/>
            </w:rPr>
          </w:rPrChange>
        </w:rPr>
        <w:lastRenderedPageBreak/>
        <w:t>Data availability</w:t>
      </w:r>
    </w:p>
    <w:p w14:paraId="13AA454E" w14:textId="77777777" w:rsidR="00071455" w:rsidRPr="005420C5" w:rsidRDefault="00000000">
      <w:pPr>
        <w:jc w:val="both"/>
        <w:rPr>
          <w:sz w:val="22"/>
          <w:szCs w:val="22"/>
          <w:lang w:val="en-US"/>
          <w:rPrChange w:id="705" w:author="raul ignacio rojas espinoza" w:date="2026-07-14T11:47:00Z" w16du:dateUtc="2026-07-14T15:47:00Z">
            <w:rPr>
              <w:lang w:val="en-US"/>
            </w:rPr>
          </w:rPrChange>
        </w:rPr>
      </w:pPr>
      <w:commentRangeStart w:id="706"/>
      <w:commentRangeStart w:id="707"/>
      <w:r w:rsidRPr="005420C5">
        <w:rPr>
          <w:sz w:val="22"/>
          <w:szCs w:val="22"/>
          <w:lang w:val="en-US"/>
          <w:rPrChange w:id="709" w:author="raul ignacio rojas espinoza" w:date="2026-07-14T11:47:00Z" w16du:dateUtc="2026-07-14T15:47:00Z">
            <w:rPr>
              <w:lang w:val="en-US"/>
            </w:rPr>
          </w:rPrChange>
        </w:rPr>
        <w:t>Source code, configuration, dataset registries and reconstruction instructions are available at https://github.com/raulrojas22/CGV. The public web service is available at https://cgvapp.com. Production-scale genomes, annotations and GO resources are obtained from their public upstream providers and are maintained outside Git history because of their size and update frequency; the repository records the references used by the application.</w:t>
      </w:r>
      <w:commentRangeEnd w:id="707"/>
      <w:r w:rsidRPr="005420C5">
        <w:rPr>
          <w:rStyle w:val="Refdecomentario"/>
          <w:sz w:val="22"/>
          <w:szCs w:val="22"/>
          <w:lang w:val="en-US"/>
          <w:rPrChange w:id="710" w:author="raul ignacio rojas espinoza" w:date="2026-07-14T11:47:00Z" w16du:dateUtc="2026-07-14T15:47:00Z">
            <w:rPr>
              <w:rStyle w:val="Refdecomentario"/>
              <w:sz w:val="24"/>
              <w:szCs w:val="24"/>
              <w:lang w:val="en-US"/>
            </w:rPr>
          </w:rPrChange>
        </w:rPr>
        <w:commentReference w:id="707"/>
      </w:r>
      <w:commentRangeEnd w:id="706"/>
      <w:r w:rsidRPr="005420C5">
        <w:rPr>
          <w:rStyle w:val="Refdecomentario"/>
          <w:sz w:val="22"/>
          <w:szCs w:val="22"/>
          <w:lang w:val="en-US"/>
          <w:rPrChange w:id="711" w:author="raul ignacio rojas espinoza" w:date="2026-07-14T11:47:00Z" w16du:dateUtc="2026-07-14T15:47:00Z">
            <w:rPr>
              <w:rStyle w:val="Refdecomentario"/>
              <w:sz w:val="24"/>
              <w:szCs w:val="24"/>
              <w:lang w:val="en-US"/>
            </w:rPr>
          </w:rPrChange>
        </w:rPr>
        <w:commentReference w:id="706"/>
      </w:r>
    </w:p>
    <w:p w14:paraId="53453965" w14:textId="77777777" w:rsidR="00071455" w:rsidRPr="005420C5" w:rsidRDefault="00000000">
      <w:pPr>
        <w:pStyle w:val="Ttulo1"/>
        <w:keepNext/>
        <w:spacing w:before="160" w:after="0"/>
        <w:rPr>
          <w:sz w:val="22"/>
          <w:szCs w:val="22"/>
          <w:lang w:val="en-US"/>
          <w:rPrChange w:id="712" w:author="raul ignacio rojas espinoza" w:date="2026-07-14T11:47:00Z" w16du:dateUtc="2026-07-14T15:47:00Z">
            <w:rPr>
              <w:lang w:val="en-US"/>
            </w:rPr>
          </w:rPrChange>
        </w:rPr>
      </w:pPr>
      <w:r w:rsidRPr="005420C5">
        <w:rPr>
          <w:sz w:val="22"/>
          <w:szCs w:val="22"/>
          <w:lang w:val="en-US"/>
          <w:rPrChange w:id="713" w:author="raul ignacio rojas espinoza" w:date="2026-07-14T11:47:00Z" w16du:dateUtc="2026-07-14T15:47:00Z">
            <w:rPr>
              <w:lang w:val="en-US"/>
            </w:rPr>
          </w:rPrChange>
        </w:rPr>
        <w:t>Funding</w:t>
      </w:r>
    </w:p>
    <w:p w14:paraId="21B7AB63" w14:textId="77777777" w:rsidR="00071455" w:rsidRPr="005420C5" w:rsidRDefault="00000000">
      <w:pPr>
        <w:jc w:val="both"/>
        <w:rPr>
          <w:sz w:val="22"/>
          <w:szCs w:val="22"/>
          <w:lang w:val="en-US"/>
          <w:rPrChange w:id="714" w:author="raul ignacio rojas espinoza" w:date="2026-07-14T11:47:00Z" w16du:dateUtc="2026-07-14T15:47:00Z">
            <w:rPr>
              <w:lang w:val="en-US"/>
            </w:rPr>
          </w:rPrChange>
        </w:rPr>
      </w:pPr>
      <w:r w:rsidRPr="005420C5">
        <w:rPr>
          <w:sz w:val="22"/>
          <w:szCs w:val="22"/>
          <w:lang w:val="en-US"/>
          <w:rPrChange w:id="715" w:author="raul ignacio rojas espinoza" w:date="2026-07-14T11:47:00Z" w16du:dateUtc="2026-07-14T15:47:00Z">
            <w:rPr>
              <w:lang w:val="en-US"/>
            </w:rPr>
          </w:rPrChange>
        </w:rPr>
        <w:t>This work was supported by the Agencia Nacional de Investigación y Desarrollo (ANID) doctoral scholarship [grant number 21231442 to R.R.-E.]; and Fondo Nacional de Desarrollo Científico y Tecnológico (FONDECYT) [grant number 1240167 to J.R.; grant number 1231357 to G.R.].</w:t>
      </w:r>
    </w:p>
    <w:p w14:paraId="1E36CAAF" w14:textId="77777777" w:rsidR="00071455" w:rsidRPr="002D39DB" w:rsidRDefault="00000000">
      <w:pPr>
        <w:pageBreakBefore/>
        <w:jc w:val="center"/>
        <w:rPr>
          <w:lang w:val="en-US"/>
          <w:rPrChange w:id="716" w:author="raul ignacio rojas espinoza" w:date="2026-07-14T11:14:00Z" w16du:dateUtc="2026-07-14T15:14:00Z">
            <w:rPr/>
          </w:rPrChange>
        </w:rPr>
      </w:pPr>
      <w:commentRangeStart w:id="717"/>
      <w:commentRangeStart w:id="718"/>
      <w:commentRangeStart w:id="719"/>
      <w:commentRangeStart w:id="720"/>
      <w:commentRangeStart w:id="721"/>
      <w:commentRangeStart w:id="722"/>
      <w:commentRangeStart w:id="723"/>
      <w:commentRangeStart w:id="724"/>
      <w:commentRangeStart w:id="725"/>
      <w:commentRangeStart w:id="726"/>
      <w:commentRangeStart w:id="727"/>
      <w:commentRangeStart w:id="728"/>
      <w:r w:rsidRPr="002D39DB">
        <w:rPr>
          <w:noProof/>
          <w:lang w:val="en-US"/>
          <w:rPrChange w:id="729" w:author="raul ignacio rojas espinoza" w:date="2026-07-14T11:14:00Z" w16du:dateUtc="2026-07-14T15:14:00Z">
            <w:rPr>
              <w:noProof/>
            </w:rPr>
          </w:rPrChange>
        </w:rPr>
        <w:lastRenderedPageBreak/>
        <w:drawing>
          <wp:inline distT="0" distB="0" distL="0" distR="0" wp14:anchorId="1AF6E4DE" wp14:editId="0CB6DEEF">
            <wp:extent cx="5623560" cy="6604707"/>
            <wp:effectExtent l="0" t="0" r="0" b="0"/>
            <wp:docPr id="1" name="Figure 1. CGV architecture and examples" descr="Multipanel figure showing the CGV architecture, a rice HKT multi-gene example, and a six-species TP53 comparison with LASTZ and MultiPIP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pdated.png"/>
                    <pic:cNvPicPr/>
                  </pic:nvPicPr>
                  <pic:blipFill>
                    <a:blip r:embed="rId12"/>
                    <a:stretch>
                      <a:fillRect/>
                    </a:stretch>
                  </pic:blipFill>
                  <pic:spPr>
                    <a:xfrm>
                      <a:off x="0" y="0"/>
                      <a:ext cx="5623560" cy="6604707"/>
                    </a:xfrm>
                    <a:prstGeom prst="rect">
                      <a:avLst/>
                    </a:prstGeom>
                  </pic:spPr>
                </pic:pic>
              </a:graphicData>
            </a:graphic>
          </wp:inline>
        </w:drawing>
      </w:r>
      <w:commentRangeEnd w:id="727"/>
      <w:r w:rsidRPr="002D39DB">
        <w:rPr>
          <w:rStyle w:val="Refdecomentario"/>
          <w:sz w:val="24"/>
          <w:szCs w:val="24"/>
          <w:lang w:val="en-US"/>
          <w:rPrChange w:id="730" w:author="raul ignacio rojas espinoza" w:date="2026-07-14T11:14:00Z" w16du:dateUtc="2026-07-14T15:14:00Z">
            <w:rPr>
              <w:rStyle w:val="Refdecomentario"/>
              <w:sz w:val="24"/>
              <w:szCs w:val="24"/>
            </w:rPr>
          </w:rPrChange>
        </w:rPr>
        <w:commentReference w:id="727"/>
      </w:r>
      <w:commentRangeEnd w:id="728"/>
      <w:r w:rsidRPr="002D39DB">
        <w:rPr>
          <w:rStyle w:val="Refdecomentario"/>
          <w:sz w:val="24"/>
          <w:szCs w:val="24"/>
          <w:lang w:val="en-US"/>
          <w:rPrChange w:id="731" w:author="raul ignacio rojas espinoza" w:date="2026-07-14T11:14:00Z" w16du:dateUtc="2026-07-14T15:14:00Z">
            <w:rPr>
              <w:rStyle w:val="Refdecomentario"/>
              <w:sz w:val="24"/>
              <w:szCs w:val="24"/>
            </w:rPr>
          </w:rPrChange>
        </w:rPr>
        <w:commentReference w:id="728"/>
      </w:r>
      <w:commentRangeEnd w:id="723"/>
      <w:r w:rsidRPr="002D39DB">
        <w:rPr>
          <w:rStyle w:val="Refdecomentario"/>
          <w:sz w:val="24"/>
          <w:szCs w:val="24"/>
          <w:lang w:val="en-US"/>
          <w:rPrChange w:id="732" w:author="raul ignacio rojas espinoza" w:date="2026-07-14T11:14:00Z" w16du:dateUtc="2026-07-14T15:14:00Z">
            <w:rPr>
              <w:rStyle w:val="Refdecomentario"/>
              <w:sz w:val="24"/>
              <w:szCs w:val="24"/>
            </w:rPr>
          </w:rPrChange>
        </w:rPr>
        <w:commentReference w:id="723"/>
      </w:r>
      <w:commentRangeEnd w:id="724"/>
      <w:r w:rsidRPr="002D39DB">
        <w:rPr>
          <w:rStyle w:val="Refdecomentario"/>
          <w:sz w:val="24"/>
          <w:szCs w:val="24"/>
          <w:lang w:val="en-US"/>
          <w:rPrChange w:id="733" w:author="raul ignacio rojas espinoza" w:date="2026-07-14T11:14:00Z" w16du:dateUtc="2026-07-14T15:14:00Z">
            <w:rPr>
              <w:rStyle w:val="Refdecomentario"/>
              <w:sz w:val="24"/>
              <w:szCs w:val="24"/>
            </w:rPr>
          </w:rPrChange>
        </w:rPr>
        <w:commentReference w:id="724"/>
      </w:r>
      <w:commentRangeEnd w:id="725"/>
      <w:r w:rsidRPr="002D39DB">
        <w:rPr>
          <w:rStyle w:val="Refdecomentario"/>
          <w:sz w:val="24"/>
          <w:szCs w:val="24"/>
          <w:lang w:val="en-US"/>
          <w:rPrChange w:id="734" w:author="raul ignacio rojas espinoza" w:date="2026-07-14T11:14:00Z" w16du:dateUtc="2026-07-14T15:14:00Z">
            <w:rPr>
              <w:rStyle w:val="Refdecomentario"/>
              <w:sz w:val="24"/>
              <w:szCs w:val="24"/>
            </w:rPr>
          </w:rPrChange>
        </w:rPr>
        <w:commentReference w:id="725"/>
      </w:r>
      <w:commentRangeEnd w:id="726"/>
      <w:r w:rsidRPr="002D39DB">
        <w:rPr>
          <w:rStyle w:val="Refdecomentario"/>
          <w:sz w:val="24"/>
          <w:szCs w:val="24"/>
          <w:lang w:val="en-US"/>
          <w:rPrChange w:id="735" w:author="raul ignacio rojas espinoza" w:date="2026-07-14T11:14:00Z" w16du:dateUtc="2026-07-14T15:14:00Z">
            <w:rPr>
              <w:rStyle w:val="Refdecomentario"/>
              <w:sz w:val="24"/>
              <w:szCs w:val="24"/>
            </w:rPr>
          </w:rPrChange>
        </w:rPr>
        <w:commentReference w:id="726"/>
      </w:r>
      <w:commentRangeEnd w:id="722"/>
      <w:r w:rsidRPr="002D39DB">
        <w:rPr>
          <w:rStyle w:val="Refdecomentario"/>
          <w:sz w:val="24"/>
          <w:szCs w:val="24"/>
          <w:lang w:val="en-US"/>
          <w:rPrChange w:id="736" w:author="raul ignacio rojas espinoza" w:date="2026-07-14T11:14:00Z" w16du:dateUtc="2026-07-14T15:14:00Z">
            <w:rPr>
              <w:rStyle w:val="Refdecomentario"/>
              <w:sz w:val="24"/>
              <w:szCs w:val="24"/>
            </w:rPr>
          </w:rPrChange>
        </w:rPr>
        <w:commentReference w:id="722"/>
      </w:r>
      <w:commentRangeEnd w:id="721"/>
      <w:r w:rsidRPr="002D39DB">
        <w:rPr>
          <w:rStyle w:val="Refdecomentario"/>
          <w:sz w:val="24"/>
          <w:szCs w:val="24"/>
          <w:lang w:val="en-US"/>
          <w:rPrChange w:id="737" w:author="raul ignacio rojas espinoza" w:date="2026-07-14T11:14:00Z" w16du:dateUtc="2026-07-14T15:14:00Z">
            <w:rPr>
              <w:rStyle w:val="Refdecomentario"/>
              <w:sz w:val="24"/>
              <w:szCs w:val="24"/>
            </w:rPr>
          </w:rPrChange>
        </w:rPr>
        <w:commentReference w:id="721"/>
      </w:r>
      <w:commentRangeEnd w:id="720"/>
      <w:r w:rsidRPr="002D39DB">
        <w:rPr>
          <w:rStyle w:val="Refdecomentario"/>
          <w:sz w:val="24"/>
          <w:szCs w:val="24"/>
          <w:lang w:val="en-US"/>
          <w:rPrChange w:id="738" w:author="raul ignacio rojas espinoza" w:date="2026-07-14T11:14:00Z" w16du:dateUtc="2026-07-14T15:14:00Z">
            <w:rPr>
              <w:rStyle w:val="Refdecomentario"/>
              <w:sz w:val="24"/>
              <w:szCs w:val="24"/>
            </w:rPr>
          </w:rPrChange>
        </w:rPr>
        <w:commentReference w:id="720"/>
      </w:r>
      <w:commentRangeEnd w:id="719"/>
      <w:r w:rsidRPr="002D39DB">
        <w:rPr>
          <w:rStyle w:val="Refdecomentario"/>
          <w:sz w:val="24"/>
          <w:szCs w:val="24"/>
          <w:lang w:val="en-US"/>
          <w:rPrChange w:id="739" w:author="raul ignacio rojas espinoza" w:date="2026-07-14T11:14:00Z" w16du:dateUtc="2026-07-14T15:14:00Z">
            <w:rPr>
              <w:rStyle w:val="Refdecomentario"/>
              <w:sz w:val="24"/>
              <w:szCs w:val="24"/>
            </w:rPr>
          </w:rPrChange>
        </w:rPr>
        <w:commentReference w:id="719"/>
      </w:r>
      <w:commentRangeEnd w:id="718"/>
      <w:r w:rsidRPr="002D39DB">
        <w:rPr>
          <w:rStyle w:val="Refdecomentario"/>
          <w:sz w:val="24"/>
          <w:szCs w:val="24"/>
          <w:lang w:val="en-US"/>
          <w:rPrChange w:id="740" w:author="raul ignacio rojas espinoza" w:date="2026-07-14T11:14:00Z" w16du:dateUtc="2026-07-14T15:14:00Z">
            <w:rPr>
              <w:rStyle w:val="Refdecomentario"/>
              <w:sz w:val="24"/>
              <w:szCs w:val="24"/>
            </w:rPr>
          </w:rPrChange>
        </w:rPr>
        <w:commentReference w:id="718"/>
      </w:r>
      <w:commentRangeEnd w:id="717"/>
      <w:r w:rsidRPr="002D39DB">
        <w:rPr>
          <w:rStyle w:val="Refdecomentario"/>
          <w:sz w:val="24"/>
          <w:szCs w:val="24"/>
          <w:lang w:val="en-US"/>
          <w:rPrChange w:id="741" w:author="raul ignacio rojas espinoza" w:date="2026-07-14T11:14:00Z" w16du:dateUtc="2026-07-14T15:14:00Z">
            <w:rPr>
              <w:rStyle w:val="Refdecomentario"/>
              <w:sz w:val="24"/>
              <w:szCs w:val="24"/>
            </w:rPr>
          </w:rPrChange>
        </w:rPr>
        <w:commentReference w:id="717"/>
      </w:r>
    </w:p>
    <w:p w14:paraId="4F307AD6" w14:textId="10EFBDBC" w:rsidR="00071455" w:rsidRPr="002D39DB" w:rsidRDefault="00000000">
      <w:pPr>
        <w:spacing w:before="80" w:line="240" w:lineRule="auto"/>
        <w:jc w:val="both"/>
        <w:rPr>
          <w:lang w:val="en-US"/>
          <w:rPrChange w:id="742" w:author="raul ignacio rojas espinoza" w:date="2026-07-14T11:14:00Z" w16du:dateUtc="2026-07-14T15:14:00Z">
            <w:rPr/>
          </w:rPrChange>
        </w:rPr>
      </w:pPr>
      <w:commentRangeStart w:id="743"/>
      <w:commentRangeStart w:id="744"/>
      <w:commentRangeStart w:id="745"/>
      <w:commentRangeStart w:id="746"/>
      <w:commentRangeStart w:id="747"/>
      <w:commentRangeStart w:id="748"/>
      <w:r w:rsidRPr="002D39DB">
        <w:rPr>
          <w:b/>
          <w:sz w:val="20"/>
          <w:lang w:val="en-US"/>
          <w:rPrChange w:id="749" w:author="raul ignacio rojas espinoza" w:date="2026-07-14T11:14:00Z" w16du:dateUtc="2026-07-14T15:14:00Z">
            <w:rPr>
              <w:b/>
              <w:sz w:val="20"/>
            </w:rPr>
          </w:rPrChange>
        </w:rPr>
        <w:t xml:space="preserve">Figure 1. CGV architecture and application examples. </w:t>
      </w:r>
      <w:r w:rsidRPr="002D39DB">
        <w:rPr>
          <w:sz w:val="20"/>
          <w:lang w:val="en-US"/>
          <w:rPrChange w:id="750" w:author="raul ignacio rojas espinoza" w:date="2026-07-14T11:14:00Z" w16du:dateUtc="2026-07-14T15:14:00Z">
            <w:rPr>
              <w:sz w:val="20"/>
            </w:rPr>
          </w:rPrChange>
        </w:rPr>
        <w:t xml:space="preserve">(A) </w:t>
      </w:r>
      <w:r w:rsidRPr="002D39DB">
        <w:rPr>
          <w:sz w:val="20"/>
          <w:lang w:val="en-US"/>
          <w:rPrChange w:id="754" w:author="raul ignacio rojas espinoza" w:date="2026-07-14T11:14:00Z" w16du:dateUtc="2026-07-14T15:14:00Z">
            <w:rPr>
              <w:sz w:val="20"/>
            </w:rPr>
          </w:rPrChange>
        </w:rPr>
        <w:t xml:space="preserve">CGV combines indexed genome and annotation data with optional external services in an R/Shiny backend. The application can be accessed through the public web server or run locally through CGV Desktop. (B-C) Multi-Gene Search </w:t>
      </w:r>
      <w:r w:rsidRPr="002D39DB">
        <w:rPr>
          <w:sz w:val="20"/>
          <w:lang w:val="en-US"/>
          <w:rPrChange w:id="755" w:author="raul ignacio rojas espinoza" w:date="2026-07-14T11:14:00Z" w16du:dateUtc="2026-07-14T15:14:00Z">
            <w:rPr>
              <w:sz w:val="20"/>
            </w:rPr>
          </w:rPrChange>
        </w:rPr>
        <w:t xml:space="preserve">of seven HKT loci in </w:t>
      </w:r>
      <w:r w:rsidRPr="002D39DB">
        <w:rPr>
          <w:i/>
          <w:sz w:val="20"/>
          <w:lang w:val="en-US"/>
          <w:rPrChange w:id="756" w:author="raul ignacio rojas espinoza" w:date="2026-07-14T11:14:00Z" w16du:dateUtc="2026-07-14T15:14:00Z">
            <w:rPr>
              <w:i/>
              <w:sz w:val="20"/>
            </w:rPr>
          </w:rPrChange>
        </w:rPr>
        <w:t xml:space="preserve">Oryza sativa ssp. japonica, </w:t>
      </w:r>
      <w:r w:rsidRPr="002D39DB">
        <w:rPr>
          <w:sz w:val="20"/>
          <w:lang w:val="en-US"/>
          <w:rPrChange w:id="757" w:author="raul ignacio rojas espinoza" w:date="2026-07-14T11:14:00Z" w16du:dateUtc="2026-07-14T15:14:00Z">
            <w:rPr>
              <w:sz w:val="20"/>
            </w:rPr>
          </w:rPrChange>
        </w:rPr>
        <w:t xml:space="preserve">showing interactive gene models and an architecture summary. (D-F) Cross-Species Gene Search of TP53 in six vertebrates, showing representative models, LASTZ local-alignment blocks and </w:t>
      </w:r>
      <w:r w:rsidRPr="002D39DB">
        <w:rPr>
          <w:sz w:val="20"/>
          <w:lang w:val="en-US"/>
          <w:rPrChange w:id="759" w:author="raul ignacio rojas espinoza" w:date="2026-07-14T11:14:00Z" w16du:dateUtc="2026-07-14T15:14:00Z">
            <w:rPr>
              <w:sz w:val="20"/>
            </w:rPr>
          </w:rPrChange>
        </w:rPr>
        <w:t xml:space="preserve">a MultiPIP-style percent-identity view. The </w:t>
      </w:r>
      <w:r w:rsidRPr="002D39DB">
        <w:rPr>
          <w:sz w:val="20"/>
          <w:lang w:val="en-US"/>
          <w:rPrChange w:id="760" w:author="raul ignacio rojas espinoza" w:date="2026-07-14T11:14:00Z" w16du:dateUtc="2026-07-14T15:14:00Z">
            <w:rPr>
              <w:sz w:val="20"/>
            </w:rPr>
          </w:rPrChange>
        </w:rPr>
        <w:t xml:space="preserve">human TP53 </w:t>
      </w:r>
      <w:r w:rsidRPr="002D39DB">
        <w:rPr>
          <w:sz w:val="20"/>
          <w:lang w:val="en-US"/>
          <w:rPrChange w:id="764" w:author="raul ignacio rojas espinoza" w:date="2026-07-14T11:14:00Z" w16du:dateUtc="2026-07-14T15:14:00Z">
            <w:rPr>
              <w:sz w:val="20"/>
            </w:rPr>
          </w:rPrChange>
        </w:rPr>
        <w:t xml:space="preserve">gene body is the reference for D-F; LASTZ blocks were filtered at </w:t>
      </w:r>
      <w:r w:rsidRPr="002D39DB">
        <w:rPr>
          <w:sz w:val="20"/>
          <w:lang w:val="en-US"/>
          <w:rPrChange w:id="765" w:author="raul ignacio rojas espinoza" w:date="2026-07-14T11:14:00Z" w16du:dateUtc="2026-07-14T15:14:00Z">
            <w:rPr>
              <w:sz w:val="20"/>
            </w:rPr>
          </w:rPrChange>
        </w:rPr>
        <w:t xml:space="preserve">a </w:t>
      </w:r>
      <w:r w:rsidRPr="002D39DB">
        <w:rPr>
          <w:sz w:val="20"/>
          <w:lang w:val="en-US"/>
          <w:rPrChange w:id="769" w:author="raul ignacio rojas espinoza" w:date="2026-07-14T11:14:00Z" w16du:dateUtc="2026-07-14T15:14:00Z">
            <w:rPr>
              <w:sz w:val="20"/>
            </w:rPr>
          </w:rPrChange>
        </w:rPr>
        <w:t xml:space="preserve">minimum local </w:t>
      </w:r>
      <w:r w:rsidRPr="002D39DB">
        <w:rPr>
          <w:sz w:val="20"/>
          <w:lang w:val="en-US"/>
          <w:rPrChange w:id="770" w:author="raul ignacio rojas espinoza" w:date="2026-07-14T11:14:00Z" w16du:dateUtc="2026-07-14T15:14:00Z">
            <w:rPr>
              <w:sz w:val="20"/>
            </w:rPr>
          </w:rPrChange>
        </w:rPr>
        <w:t xml:space="preserve">identity </w:t>
      </w:r>
      <w:r w:rsidRPr="002D39DB">
        <w:rPr>
          <w:sz w:val="20"/>
          <w:lang w:val="en-US"/>
          <w:rPrChange w:id="773" w:author="raul ignacio rojas espinoza" w:date="2026-07-14T11:14:00Z" w16du:dateUtc="2026-07-14T15:14:00Z">
            <w:rPr>
              <w:sz w:val="20"/>
            </w:rPr>
          </w:rPrChange>
        </w:rPr>
        <w:t xml:space="preserve">of </w:t>
      </w:r>
      <w:r w:rsidRPr="002D39DB">
        <w:rPr>
          <w:sz w:val="20"/>
          <w:lang w:val="en-US"/>
          <w:rPrChange w:id="777" w:author="raul ignacio rojas espinoza" w:date="2026-07-14T11:14:00Z" w16du:dateUtc="2026-07-14T15:14:00Z">
            <w:rPr>
              <w:sz w:val="20"/>
            </w:rPr>
          </w:rPrChange>
        </w:rPr>
        <w:t>50%.</w:t>
      </w:r>
      <w:commentRangeEnd w:id="748"/>
      <w:r w:rsidRPr="002D39DB">
        <w:rPr>
          <w:rStyle w:val="Refdecomentario"/>
          <w:sz w:val="24"/>
          <w:szCs w:val="24"/>
          <w:lang w:val="en-US"/>
          <w:rPrChange w:id="778" w:author="raul ignacio rojas espinoza" w:date="2026-07-14T11:14:00Z" w16du:dateUtc="2026-07-14T15:14:00Z">
            <w:rPr>
              <w:rStyle w:val="Refdecomentario"/>
              <w:sz w:val="24"/>
              <w:szCs w:val="24"/>
            </w:rPr>
          </w:rPrChange>
        </w:rPr>
        <w:commentReference w:id="748"/>
      </w:r>
      <w:commentRangeEnd w:id="747"/>
      <w:r w:rsidRPr="002D39DB">
        <w:rPr>
          <w:rStyle w:val="Refdecomentario"/>
          <w:sz w:val="24"/>
          <w:szCs w:val="24"/>
          <w:lang w:val="en-US"/>
          <w:rPrChange w:id="779" w:author="raul ignacio rojas espinoza" w:date="2026-07-14T11:14:00Z" w16du:dateUtc="2026-07-14T15:14:00Z">
            <w:rPr>
              <w:rStyle w:val="Refdecomentario"/>
              <w:sz w:val="24"/>
              <w:szCs w:val="24"/>
            </w:rPr>
          </w:rPrChange>
        </w:rPr>
        <w:commentReference w:id="747"/>
      </w:r>
      <w:commentRangeEnd w:id="745"/>
      <w:r w:rsidRPr="002D39DB">
        <w:rPr>
          <w:rStyle w:val="Refdecomentario"/>
          <w:sz w:val="24"/>
          <w:szCs w:val="24"/>
          <w:lang w:val="en-US"/>
          <w:rPrChange w:id="780" w:author="raul ignacio rojas espinoza" w:date="2026-07-14T11:14:00Z" w16du:dateUtc="2026-07-14T15:14:00Z">
            <w:rPr>
              <w:rStyle w:val="Refdecomentario"/>
              <w:sz w:val="24"/>
              <w:szCs w:val="24"/>
            </w:rPr>
          </w:rPrChange>
        </w:rPr>
        <w:commentReference w:id="745"/>
      </w:r>
      <w:commentRangeEnd w:id="746"/>
      <w:r w:rsidRPr="002D39DB">
        <w:rPr>
          <w:rStyle w:val="Refdecomentario"/>
          <w:sz w:val="24"/>
          <w:szCs w:val="24"/>
          <w:lang w:val="en-US"/>
          <w:rPrChange w:id="781" w:author="raul ignacio rojas espinoza" w:date="2026-07-14T11:14:00Z" w16du:dateUtc="2026-07-14T15:14:00Z">
            <w:rPr>
              <w:rStyle w:val="Refdecomentario"/>
              <w:sz w:val="24"/>
              <w:szCs w:val="24"/>
            </w:rPr>
          </w:rPrChange>
        </w:rPr>
        <w:commentReference w:id="746"/>
      </w:r>
      <w:commentRangeEnd w:id="743"/>
      <w:r w:rsidRPr="002D39DB">
        <w:rPr>
          <w:rStyle w:val="Refdecomentario"/>
          <w:sz w:val="24"/>
          <w:szCs w:val="24"/>
          <w:lang w:val="en-US"/>
          <w:rPrChange w:id="782" w:author="raul ignacio rojas espinoza" w:date="2026-07-14T11:14:00Z" w16du:dateUtc="2026-07-14T15:14:00Z">
            <w:rPr>
              <w:rStyle w:val="Refdecomentario"/>
              <w:sz w:val="24"/>
              <w:szCs w:val="24"/>
            </w:rPr>
          </w:rPrChange>
        </w:rPr>
        <w:commentReference w:id="743"/>
      </w:r>
      <w:commentRangeEnd w:id="744"/>
      <w:r w:rsidRPr="002D39DB">
        <w:rPr>
          <w:rStyle w:val="Refdecomentario"/>
          <w:sz w:val="24"/>
          <w:szCs w:val="24"/>
          <w:lang w:val="en-US"/>
          <w:rPrChange w:id="783" w:author="raul ignacio rojas espinoza" w:date="2026-07-14T11:14:00Z" w16du:dateUtc="2026-07-14T15:14:00Z">
            <w:rPr>
              <w:rStyle w:val="Refdecomentario"/>
              <w:sz w:val="24"/>
              <w:szCs w:val="24"/>
            </w:rPr>
          </w:rPrChange>
        </w:rPr>
        <w:commentReference w:id="744"/>
      </w:r>
    </w:p>
    <w:p w14:paraId="67DF23D3" w14:textId="77777777" w:rsidR="00071455" w:rsidRPr="002D39DB" w:rsidRDefault="00000000">
      <w:pPr>
        <w:pStyle w:val="Ttulo1"/>
        <w:keepNext/>
        <w:pageBreakBefore/>
        <w:spacing w:before="160" w:after="0"/>
        <w:rPr>
          <w:lang w:val="en-US"/>
          <w:rPrChange w:id="784" w:author="raul ignacio rojas espinoza" w:date="2026-07-14T11:14:00Z" w16du:dateUtc="2026-07-14T15:14:00Z">
            <w:rPr/>
          </w:rPrChange>
        </w:rPr>
      </w:pPr>
      <w:r w:rsidRPr="002D39DB">
        <w:rPr>
          <w:lang w:val="en-US"/>
          <w:rPrChange w:id="785" w:author="raul ignacio rojas espinoza" w:date="2026-07-14T11:14:00Z" w16du:dateUtc="2026-07-14T15:14:00Z">
            <w:rPr/>
          </w:rPrChange>
        </w:rPr>
        <w:lastRenderedPageBreak/>
        <w:t>References</w:t>
      </w:r>
    </w:p>
    <w:p w14:paraId="04E2E034" w14:textId="6731A465" w:rsidR="00071455" w:rsidRPr="002D39DB" w:rsidRDefault="00071455" w:rsidP="00410B6F">
      <w:pPr>
        <w:spacing w:after="60" w:line="240" w:lineRule="auto"/>
        <w:rPr>
          <w:lang w:val="en-US"/>
          <w:rPrChange w:id="786" w:author="raul ignacio rojas espinoza" w:date="2026-07-14T11:14:00Z" w16du:dateUtc="2026-07-14T15:14:00Z">
            <w:rPr/>
          </w:rPrChange>
        </w:rPr>
      </w:pPr>
    </w:p>
    <w:p w14:paraId="0EBFCC63" w14:textId="2C6BEF89" w:rsidR="00071455" w:rsidRPr="002D39DB" w:rsidRDefault="00000000">
      <w:pPr>
        <w:spacing w:after="60" w:line="240" w:lineRule="auto"/>
        <w:ind w:left="360" w:hanging="360"/>
        <w:rPr>
          <w:lang w:val="en-US"/>
          <w:rPrChange w:id="787" w:author="raul ignacio rojas espinoza" w:date="2026-07-14T11:14:00Z" w16du:dateUtc="2026-07-14T15:14:00Z">
            <w:rPr/>
          </w:rPrChange>
        </w:rPr>
      </w:pPr>
      <w:r w:rsidRPr="002D39DB">
        <w:rPr>
          <w:sz w:val="20"/>
          <w:lang w:val="en-US"/>
          <w:rPrChange w:id="788" w:author="raul ignacio rojas espinoza" w:date="2026-07-14T11:14:00Z" w16du:dateUtc="2026-07-14T15:14:00Z">
            <w:rPr>
              <w:sz w:val="20"/>
            </w:rPr>
          </w:rPrChange>
        </w:rPr>
        <w:t xml:space="preserve">Ashburner, M. </w:t>
      </w:r>
      <w:r w:rsidRPr="002D39DB">
        <w:rPr>
          <w:i/>
          <w:sz w:val="20"/>
          <w:lang w:val="en-US"/>
          <w:rPrChange w:id="789" w:author="raul ignacio rojas espinoza" w:date="2026-07-14T11:14:00Z" w16du:dateUtc="2026-07-14T15:14:00Z">
            <w:rPr>
              <w:i/>
              <w:sz w:val="20"/>
            </w:rPr>
          </w:rPrChange>
        </w:rPr>
        <w:t xml:space="preserve">et al. </w:t>
      </w:r>
      <w:r w:rsidRPr="002D39DB">
        <w:rPr>
          <w:sz w:val="20"/>
          <w:lang w:val="en-US"/>
          <w:rPrChange w:id="790" w:author="raul ignacio rojas espinoza" w:date="2026-07-14T11:14:00Z" w16du:dateUtc="2026-07-14T15:14:00Z">
            <w:rPr>
              <w:sz w:val="20"/>
            </w:rPr>
          </w:rPrChange>
        </w:rPr>
        <w:t>(2000) Gene Ontology: tool for the unification of biology. Nature Genetics, 25, 25-29. https://doi.org/10.1038/75556</w:t>
      </w:r>
    </w:p>
    <w:p w14:paraId="6F10ACDB" w14:textId="3B9A5607" w:rsidR="00071455" w:rsidRPr="002D39DB" w:rsidRDefault="00000000">
      <w:pPr>
        <w:spacing w:after="60" w:line="240" w:lineRule="auto"/>
        <w:ind w:left="360" w:hanging="360"/>
        <w:rPr>
          <w:lang w:val="en-US"/>
          <w:rPrChange w:id="791" w:author="raul ignacio rojas espinoza" w:date="2026-07-14T11:14:00Z" w16du:dateUtc="2026-07-14T15:14:00Z">
            <w:rPr/>
          </w:rPrChange>
        </w:rPr>
      </w:pPr>
      <w:r w:rsidRPr="002D39DB">
        <w:rPr>
          <w:sz w:val="20"/>
          <w:lang w:val="en-US"/>
          <w:rPrChange w:id="792" w:author="raul ignacio rojas espinoza" w:date="2026-07-14T11:14:00Z" w16du:dateUtc="2026-07-14T15:14:00Z">
            <w:rPr>
              <w:sz w:val="20"/>
            </w:rPr>
          </w:rPrChange>
        </w:rPr>
        <w:t xml:space="preserve">Buels, R. </w:t>
      </w:r>
      <w:r w:rsidRPr="002D39DB">
        <w:rPr>
          <w:i/>
          <w:sz w:val="20"/>
          <w:lang w:val="en-US"/>
          <w:rPrChange w:id="793" w:author="raul ignacio rojas espinoza" w:date="2026-07-14T11:14:00Z" w16du:dateUtc="2026-07-14T15:14:00Z">
            <w:rPr>
              <w:i/>
              <w:sz w:val="20"/>
            </w:rPr>
          </w:rPrChange>
        </w:rPr>
        <w:t xml:space="preserve">et al. </w:t>
      </w:r>
      <w:r w:rsidRPr="002D39DB">
        <w:rPr>
          <w:sz w:val="20"/>
          <w:lang w:val="en-US"/>
          <w:rPrChange w:id="794" w:author="raul ignacio rojas espinoza" w:date="2026-07-14T11:14:00Z" w16du:dateUtc="2026-07-14T15:14:00Z">
            <w:rPr>
              <w:sz w:val="20"/>
            </w:rPr>
          </w:rPrChange>
        </w:rPr>
        <w:t>(2016) JBrowse: a dynamic web platform for genome visualization and analysis. Genome Biology, 17, 66. https://doi.org/10.1186/s13059-016-0924-1</w:t>
      </w:r>
    </w:p>
    <w:p w14:paraId="6DC444EB" w14:textId="4F876774" w:rsidR="00071455" w:rsidRPr="002D39DB" w:rsidRDefault="00000000">
      <w:pPr>
        <w:spacing w:after="60" w:line="240" w:lineRule="auto"/>
        <w:ind w:left="360" w:hanging="360"/>
        <w:rPr>
          <w:lang w:val="en-US"/>
          <w:rPrChange w:id="795" w:author="raul ignacio rojas espinoza" w:date="2026-07-14T11:14:00Z" w16du:dateUtc="2026-07-14T15:14:00Z">
            <w:rPr/>
          </w:rPrChange>
        </w:rPr>
      </w:pPr>
      <w:r w:rsidRPr="002D39DB">
        <w:rPr>
          <w:sz w:val="20"/>
          <w:lang w:val="en-US"/>
          <w:rPrChange w:id="796" w:author="raul ignacio rojas espinoza" w:date="2026-07-14T11:14:00Z" w16du:dateUtc="2026-07-14T15:14:00Z">
            <w:rPr>
              <w:sz w:val="20"/>
            </w:rPr>
          </w:rPrChange>
        </w:rPr>
        <w:t xml:space="preserve">Chang, W. </w:t>
      </w:r>
      <w:r w:rsidRPr="002D39DB">
        <w:rPr>
          <w:i/>
          <w:sz w:val="20"/>
          <w:lang w:val="en-US"/>
          <w:rPrChange w:id="797" w:author="raul ignacio rojas espinoza" w:date="2026-07-14T11:14:00Z" w16du:dateUtc="2026-07-14T15:14:00Z">
            <w:rPr>
              <w:i/>
              <w:sz w:val="20"/>
            </w:rPr>
          </w:rPrChange>
        </w:rPr>
        <w:t xml:space="preserve">et al. </w:t>
      </w:r>
      <w:r w:rsidRPr="002D39DB">
        <w:rPr>
          <w:sz w:val="20"/>
          <w:lang w:val="en-US"/>
          <w:rPrChange w:id="798" w:author="raul ignacio rojas espinoza" w:date="2026-07-14T11:14:00Z" w16du:dateUtc="2026-07-14T15:14:00Z">
            <w:rPr>
              <w:sz w:val="20"/>
            </w:rPr>
          </w:rPrChange>
        </w:rPr>
        <w:t>(2024) shiny: Web Application Framework for R. https://CRAN.R-project.org/package=shiny</w:t>
      </w:r>
    </w:p>
    <w:p w14:paraId="1D94D2D9" w14:textId="2E6D3F5D" w:rsidR="00071455" w:rsidRPr="002D39DB" w:rsidRDefault="00000000">
      <w:pPr>
        <w:spacing w:after="60" w:line="240" w:lineRule="auto"/>
        <w:ind w:left="360" w:hanging="360"/>
        <w:rPr>
          <w:lang w:val="en-US"/>
          <w:rPrChange w:id="799" w:author="raul ignacio rojas espinoza" w:date="2026-07-14T11:14:00Z" w16du:dateUtc="2026-07-14T15:14:00Z">
            <w:rPr/>
          </w:rPrChange>
        </w:rPr>
      </w:pPr>
      <w:r w:rsidRPr="002D39DB">
        <w:rPr>
          <w:sz w:val="20"/>
          <w:lang w:val="en-US"/>
          <w:rPrChange w:id="800" w:author="raul ignacio rojas espinoza" w:date="2026-07-14T11:14:00Z" w16du:dateUtc="2026-07-14T15:14:00Z">
            <w:rPr>
              <w:sz w:val="20"/>
            </w:rPr>
          </w:rPrChange>
        </w:rPr>
        <w:t>Harris, R.S. (2007) Improved pairwise alignment of genomic DNA. PhD thesis, The Pennsylvania State University.</w:t>
      </w:r>
    </w:p>
    <w:p w14:paraId="7169A2D3" w14:textId="15DAEC18" w:rsidR="00071455" w:rsidRPr="002D39DB" w:rsidRDefault="00000000">
      <w:pPr>
        <w:spacing w:after="60" w:line="240" w:lineRule="auto"/>
        <w:ind w:left="360" w:hanging="360"/>
        <w:rPr>
          <w:lang w:val="en-US"/>
          <w:rPrChange w:id="801" w:author="raul ignacio rojas espinoza" w:date="2026-07-14T11:14:00Z" w16du:dateUtc="2026-07-14T15:14:00Z">
            <w:rPr/>
          </w:rPrChange>
        </w:rPr>
      </w:pPr>
      <w:r w:rsidRPr="002D39DB">
        <w:rPr>
          <w:sz w:val="20"/>
          <w:lang w:val="en-US"/>
          <w:rPrChange w:id="802" w:author="raul ignacio rojas espinoza" w:date="2026-07-14T11:14:00Z" w16du:dateUtc="2026-07-14T15:14:00Z">
            <w:rPr>
              <w:sz w:val="20"/>
            </w:rPr>
          </w:rPrChange>
        </w:rPr>
        <w:t xml:space="preserve">Hu, B. </w:t>
      </w:r>
      <w:r w:rsidRPr="002D39DB">
        <w:rPr>
          <w:i/>
          <w:sz w:val="20"/>
          <w:lang w:val="en-US"/>
          <w:rPrChange w:id="803" w:author="raul ignacio rojas espinoza" w:date="2026-07-14T11:14:00Z" w16du:dateUtc="2026-07-14T15:14:00Z">
            <w:rPr>
              <w:i/>
              <w:sz w:val="20"/>
            </w:rPr>
          </w:rPrChange>
        </w:rPr>
        <w:t xml:space="preserve">et al. </w:t>
      </w:r>
      <w:r w:rsidRPr="002D39DB">
        <w:rPr>
          <w:sz w:val="20"/>
          <w:lang w:val="en-US"/>
          <w:rPrChange w:id="804" w:author="raul ignacio rojas espinoza" w:date="2026-07-14T11:14:00Z" w16du:dateUtc="2026-07-14T15:14:00Z">
            <w:rPr>
              <w:sz w:val="20"/>
            </w:rPr>
          </w:rPrChange>
        </w:rPr>
        <w:t>(2015) GSDS 2.0: an upgraded gene feature visualization server. Bioinformatics, 31, 1296-1297. https://doi.org/10.1093/bioinformatics/btu817</w:t>
      </w:r>
    </w:p>
    <w:p w14:paraId="7C986A3E" w14:textId="3569CA07" w:rsidR="00071455" w:rsidRPr="002D39DB" w:rsidRDefault="00000000">
      <w:pPr>
        <w:spacing w:after="60" w:line="240" w:lineRule="auto"/>
        <w:ind w:left="360" w:hanging="360"/>
        <w:rPr>
          <w:lang w:val="en-US"/>
          <w:rPrChange w:id="805" w:author="raul ignacio rojas espinoza" w:date="2026-07-14T11:14:00Z" w16du:dateUtc="2026-07-14T15:14:00Z">
            <w:rPr/>
          </w:rPrChange>
        </w:rPr>
      </w:pPr>
      <w:r w:rsidRPr="002D39DB">
        <w:rPr>
          <w:sz w:val="20"/>
          <w:lang w:val="en-US"/>
          <w:rPrChange w:id="806" w:author="raul ignacio rojas espinoza" w:date="2026-07-14T11:14:00Z" w16du:dateUtc="2026-07-14T15:14:00Z">
            <w:rPr>
              <w:sz w:val="20"/>
            </w:rPr>
          </w:rPrChange>
        </w:rPr>
        <w:t xml:space="preserve">Kent, W.J. </w:t>
      </w:r>
      <w:r w:rsidRPr="002D39DB">
        <w:rPr>
          <w:i/>
          <w:sz w:val="20"/>
          <w:lang w:val="en-US"/>
          <w:rPrChange w:id="807" w:author="raul ignacio rojas espinoza" w:date="2026-07-14T11:14:00Z" w16du:dateUtc="2026-07-14T15:14:00Z">
            <w:rPr>
              <w:i/>
              <w:sz w:val="20"/>
            </w:rPr>
          </w:rPrChange>
        </w:rPr>
        <w:t xml:space="preserve">et al. </w:t>
      </w:r>
      <w:r w:rsidRPr="002D39DB">
        <w:rPr>
          <w:sz w:val="20"/>
          <w:lang w:val="en-US"/>
          <w:rPrChange w:id="808" w:author="raul ignacio rojas espinoza" w:date="2026-07-14T11:14:00Z" w16du:dateUtc="2026-07-14T15:14:00Z">
            <w:rPr>
              <w:sz w:val="20"/>
            </w:rPr>
          </w:rPrChange>
        </w:rPr>
        <w:t>(2002) The human genome browser at UCSC. Genome Research, 12, 996-1006. https://doi.org/10.1101/gr.229102</w:t>
      </w:r>
    </w:p>
    <w:p w14:paraId="7E30B472" w14:textId="05CC8E02" w:rsidR="00071455" w:rsidRPr="002D39DB" w:rsidRDefault="00000000">
      <w:pPr>
        <w:spacing w:after="60" w:line="240" w:lineRule="auto"/>
        <w:ind w:left="360" w:hanging="360"/>
        <w:rPr>
          <w:lang w:val="en-US"/>
          <w:rPrChange w:id="809" w:author="raul ignacio rojas espinoza" w:date="2026-07-14T11:14:00Z" w16du:dateUtc="2026-07-14T15:14:00Z">
            <w:rPr/>
          </w:rPrChange>
        </w:rPr>
      </w:pPr>
      <w:r w:rsidRPr="002D39DB">
        <w:rPr>
          <w:sz w:val="20"/>
          <w:lang w:val="en-US"/>
          <w:rPrChange w:id="810" w:author="raul ignacio rojas espinoza" w:date="2026-07-14T11:14:00Z" w16du:dateUtc="2026-07-14T15:14:00Z">
            <w:rPr>
              <w:sz w:val="20"/>
            </w:rPr>
          </w:rPrChange>
        </w:rPr>
        <w:t xml:space="preserve">Kriventseva, E.V. </w:t>
      </w:r>
      <w:r w:rsidRPr="002D39DB">
        <w:rPr>
          <w:i/>
          <w:sz w:val="20"/>
          <w:lang w:val="en-US"/>
          <w:rPrChange w:id="811" w:author="raul ignacio rojas espinoza" w:date="2026-07-14T11:14:00Z" w16du:dateUtc="2026-07-14T15:14:00Z">
            <w:rPr>
              <w:i/>
              <w:sz w:val="20"/>
            </w:rPr>
          </w:rPrChange>
        </w:rPr>
        <w:t xml:space="preserve">et al. </w:t>
      </w:r>
      <w:r w:rsidRPr="002D39DB">
        <w:rPr>
          <w:sz w:val="20"/>
          <w:lang w:val="en-US"/>
          <w:rPrChange w:id="812" w:author="raul ignacio rojas espinoza" w:date="2026-07-14T11:14:00Z" w16du:dateUtc="2026-07-14T15:14:00Z">
            <w:rPr>
              <w:sz w:val="20"/>
            </w:rPr>
          </w:rPrChange>
        </w:rPr>
        <w:t>(2019) OrthoDB v10: sampling the diversity of genomes for evolutionary and functional annotations of orthologs. Nucleic Acids Research, 47, D807-D811. https://doi.org/10.1093/nar/gky1053</w:t>
      </w:r>
    </w:p>
    <w:p w14:paraId="2D877738" w14:textId="545ABC11" w:rsidR="00071455" w:rsidRPr="002D39DB" w:rsidRDefault="00000000">
      <w:pPr>
        <w:spacing w:after="60" w:line="240" w:lineRule="auto"/>
        <w:ind w:left="360" w:hanging="360"/>
        <w:rPr>
          <w:lang w:val="en-US"/>
          <w:rPrChange w:id="813" w:author="raul ignacio rojas espinoza" w:date="2026-07-14T11:14:00Z" w16du:dateUtc="2026-07-14T15:14:00Z">
            <w:rPr/>
          </w:rPrChange>
        </w:rPr>
      </w:pPr>
      <w:r w:rsidRPr="002D39DB">
        <w:rPr>
          <w:sz w:val="20"/>
          <w:lang w:val="en-US"/>
          <w:rPrChange w:id="814" w:author="raul ignacio rojas espinoza" w:date="2026-07-14T11:14:00Z" w16du:dateUtc="2026-07-14T15:14:00Z">
            <w:rPr>
              <w:sz w:val="20"/>
            </w:rPr>
          </w:rPrChange>
        </w:rPr>
        <w:t xml:space="preserve">Lawrence, M. </w:t>
      </w:r>
      <w:r w:rsidRPr="002D39DB">
        <w:rPr>
          <w:i/>
          <w:sz w:val="20"/>
          <w:lang w:val="en-US"/>
          <w:rPrChange w:id="815" w:author="raul ignacio rojas espinoza" w:date="2026-07-14T11:14:00Z" w16du:dateUtc="2026-07-14T15:14:00Z">
            <w:rPr>
              <w:i/>
              <w:sz w:val="20"/>
            </w:rPr>
          </w:rPrChange>
        </w:rPr>
        <w:t xml:space="preserve">et al. </w:t>
      </w:r>
      <w:r w:rsidRPr="002D39DB">
        <w:rPr>
          <w:sz w:val="20"/>
          <w:lang w:val="en-US"/>
          <w:rPrChange w:id="816" w:author="raul ignacio rojas espinoza" w:date="2026-07-14T11:14:00Z" w16du:dateUtc="2026-07-14T15:14:00Z">
            <w:rPr>
              <w:sz w:val="20"/>
            </w:rPr>
          </w:rPrChange>
        </w:rPr>
        <w:t>(2009) rtracklayer: an R package for interfacing with genome browsers. Bioinformatics, 25, 1841-1842. https://doi.org/10.1093/bioinformatics/btp328</w:t>
      </w:r>
    </w:p>
    <w:p w14:paraId="40F57849" w14:textId="4F39ACD9" w:rsidR="00071455" w:rsidRPr="002D39DB" w:rsidRDefault="00000000">
      <w:pPr>
        <w:spacing w:after="60" w:line="240" w:lineRule="auto"/>
        <w:ind w:left="360" w:hanging="360"/>
        <w:rPr>
          <w:lang w:val="en-US"/>
          <w:rPrChange w:id="817" w:author="raul ignacio rojas espinoza" w:date="2026-07-14T11:14:00Z" w16du:dateUtc="2026-07-14T15:14:00Z">
            <w:rPr/>
          </w:rPrChange>
        </w:rPr>
      </w:pPr>
      <w:r w:rsidRPr="002D39DB">
        <w:rPr>
          <w:sz w:val="20"/>
          <w:lang w:val="en-US"/>
          <w:rPrChange w:id="818" w:author="raul ignacio rojas espinoza" w:date="2026-07-14T11:14:00Z" w16du:dateUtc="2026-07-14T15:14:00Z">
            <w:rPr>
              <w:sz w:val="20"/>
            </w:rPr>
          </w:rPrChange>
        </w:rPr>
        <w:t xml:space="preserve">Morgan, M. </w:t>
      </w:r>
      <w:r w:rsidRPr="002D39DB">
        <w:rPr>
          <w:i/>
          <w:sz w:val="20"/>
          <w:lang w:val="en-US"/>
          <w:rPrChange w:id="819" w:author="raul ignacio rojas espinoza" w:date="2026-07-14T11:14:00Z" w16du:dateUtc="2026-07-14T15:14:00Z">
            <w:rPr>
              <w:i/>
              <w:sz w:val="20"/>
            </w:rPr>
          </w:rPrChange>
        </w:rPr>
        <w:t xml:space="preserve">et al. </w:t>
      </w:r>
      <w:r w:rsidRPr="002D39DB">
        <w:rPr>
          <w:sz w:val="20"/>
          <w:lang w:val="en-US"/>
          <w:rPrChange w:id="820" w:author="raul ignacio rojas espinoza" w:date="2026-07-14T11:14:00Z" w16du:dateUtc="2026-07-14T15:14:00Z">
            <w:rPr>
              <w:sz w:val="20"/>
            </w:rPr>
          </w:rPrChange>
        </w:rPr>
        <w:t>(2025) Rsamtools: binary alignment, FASTA, variant call and tabix file import. https://doi.org/10.18129/B9.bioc.Rsamtools</w:t>
      </w:r>
    </w:p>
    <w:p w14:paraId="2414534D" w14:textId="0F0DDA96" w:rsidR="00071455" w:rsidRPr="002D39DB" w:rsidRDefault="00000000">
      <w:pPr>
        <w:spacing w:after="60" w:line="240" w:lineRule="auto"/>
        <w:ind w:left="360" w:hanging="360"/>
        <w:rPr>
          <w:lang w:val="en-US"/>
          <w:rPrChange w:id="821" w:author="raul ignacio rojas espinoza" w:date="2026-07-14T11:14:00Z" w16du:dateUtc="2026-07-14T15:14:00Z">
            <w:rPr/>
          </w:rPrChange>
        </w:rPr>
      </w:pPr>
      <w:r w:rsidRPr="002D39DB">
        <w:rPr>
          <w:sz w:val="20"/>
          <w:lang w:val="en-US"/>
          <w:rPrChange w:id="822" w:author="raul ignacio rojas espinoza" w:date="2026-07-14T11:14:00Z" w16du:dateUtc="2026-07-14T15:14:00Z">
            <w:rPr>
              <w:sz w:val="20"/>
            </w:rPr>
          </w:rPrChange>
        </w:rPr>
        <w:t xml:space="preserve">Platten, J.D. </w:t>
      </w:r>
      <w:r w:rsidRPr="002D39DB">
        <w:rPr>
          <w:i/>
          <w:sz w:val="20"/>
          <w:lang w:val="en-US"/>
          <w:rPrChange w:id="823" w:author="raul ignacio rojas espinoza" w:date="2026-07-14T11:14:00Z" w16du:dateUtc="2026-07-14T15:14:00Z">
            <w:rPr>
              <w:i/>
              <w:sz w:val="20"/>
            </w:rPr>
          </w:rPrChange>
        </w:rPr>
        <w:t xml:space="preserve">et al. </w:t>
      </w:r>
      <w:r w:rsidRPr="002D39DB">
        <w:rPr>
          <w:sz w:val="20"/>
          <w:lang w:val="en-US"/>
          <w:rPrChange w:id="824" w:author="raul ignacio rojas espinoza" w:date="2026-07-14T11:14:00Z" w16du:dateUtc="2026-07-14T15:14:00Z">
            <w:rPr>
              <w:sz w:val="20"/>
            </w:rPr>
          </w:rPrChange>
        </w:rPr>
        <w:t>(2006) Nomenclature for HKT transporters, key determinants of plant salinity tolerance. Trends in Plant Science, 11, 372-374. https://doi.org/10.1016/j.tplants.2006.06.001</w:t>
      </w:r>
    </w:p>
    <w:p w14:paraId="3ACC6F17" w14:textId="77777777" w:rsidR="00071455" w:rsidRPr="002D39DB" w:rsidRDefault="00000000">
      <w:pPr>
        <w:spacing w:after="60" w:line="240" w:lineRule="auto"/>
        <w:ind w:left="360" w:hanging="360"/>
        <w:rPr>
          <w:lang w:val="en-US"/>
          <w:rPrChange w:id="825" w:author="raul ignacio rojas espinoza" w:date="2026-07-14T11:14:00Z" w16du:dateUtc="2026-07-14T15:14:00Z">
            <w:rPr/>
          </w:rPrChange>
        </w:rPr>
      </w:pPr>
      <w:r w:rsidRPr="002D39DB">
        <w:rPr>
          <w:sz w:val="20"/>
          <w:lang w:val="en-US"/>
          <w:rPrChange w:id="826" w:author="raul ignacio rojas espinoza" w:date="2026-07-14T11:14:00Z" w16du:dateUtc="2026-07-14T15:14:00Z">
            <w:rPr>
              <w:sz w:val="20"/>
            </w:rPr>
          </w:rPrChange>
        </w:rPr>
        <w:t>R Core Team (2024) R: A Language and Environment for Statistical Computing. R Foundation for Statistical Computing, Vienna. https://www.R-project.org/</w:t>
      </w:r>
    </w:p>
    <w:p w14:paraId="4FCE8F16" w14:textId="754516B0" w:rsidR="00071455" w:rsidRPr="002D39DB" w:rsidRDefault="00000000">
      <w:pPr>
        <w:spacing w:after="60" w:line="240" w:lineRule="auto"/>
        <w:ind w:left="360" w:hanging="360"/>
        <w:rPr>
          <w:lang w:val="en-US"/>
          <w:rPrChange w:id="827" w:author="raul ignacio rojas espinoza" w:date="2026-07-14T11:14:00Z" w16du:dateUtc="2026-07-14T15:14:00Z">
            <w:rPr/>
          </w:rPrChange>
        </w:rPr>
      </w:pPr>
      <w:r w:rsidRPr="002D39DB">
        <w:rPr>
          <w:sz w:val="20"/>
          <w:lang w:val="en-US"/>
          <w:rPrChange w:id="828" w:author="raul ignacio rojas espinoza" w:date="2026-07-14T11:14:00Z" w16du:dateUtc="2026-07-14T15:14:00Z">
            <w:rPr>
              <w:sz w:val="20"/>
            </w:rPr>
          </w:rPrChange>
        </w:rPr>
        <w:t xml:space="preserve">Riedelsberger, J. </w:t>
      </w:r>
      <w:r w:rsidRPr="002D39DB">
        <w:rPr>
          <w:i/>
          <w:sz w:val="20"/>
          <w:lang w:val="en-US"/>
          <w:rPrChange w:id="829" w:author="raul ignacio rojas espinoza" w:date="2026-07-14T11:14:00Z" w16du:dateUtc="2026-07-14T15:14:00Z">
            <w:rPr>
              <w:i/>
              <w:sz w:val="20"/>
            </w:rPr>
          </w:rPrChange>
        </w:rPr>
        <w:t xml:space="preserve">et al. </w:t>
      </w:r>
      <w:r w:rsidRPr="002D39DB">
        <w:rPr>
          <w:sz w:val="20"/>
          <w:lang w:val="en-US"/>
          <w:rPrChange w:id="830" w:author="raul ignacio rojas espinoza" w:date="2026-07-14T11:14:00Z" w16du:dateUtc="2026-07-14T15:14:00Z">
            <w:rPr>
              <w:sz w:val="20"/>
            </w:rPr>
          </w:rPrChange>
        </w:rPr>
        <w:t>(2021) Plant HKT channels: an updated view on structure, function and gene regulation. International Journal of Molecular Sciences, 22, 1892. https://doi.org/10.3390/ijms22041892</w:t>
      </w:r>
    </w:p>
    <w:p w14:paraId="42540EA4" w14:textId="653A87D6" w:rsidR="00071455" w:rsidRPr="002D39DB" w:rsidRDefault="00000000">
      <w:pPr>
        <w:spacing w:after="60" w:line="240" w:lineRule="auto"/>
        <w:ind w:left="360" w:hanging="360"/>
        <w:rPr>
          <w:lang w:val="en-US"/>
          <w:rPrChange w:id="831" w:author="raul ignacio rojas espinoza" w:date="2026-07-14T11:14:00Z" w16du:dateUtc="2026-07-14T15:14:00Z">
            <w:rPr/>
          </w:rPrChange>
        </w:rPr>
      </w:pPr>
      <w:r w:rsidRPr="002D39DB">
        <w:rPr>
          <w:sz w:val="20"/>
          <w:lang w:val="en-US"/>
          <w:rPrChange w:id="832" w:author="raul ignacio rojas espinoza" w:date="2026-07-14T11:14:00Z" w16du:dateUtc="2026-07-14T15:14:00Z">
            <w:rPr>
              <w:sz w:val="20"/>
            </w:rPr>
          </w:rPrChange>
        </w:rPr>
        <w:t xml:space="preserve">Robinson, J.T. </w:t>
      </w:r>
      <w:r w:rsidRPr="002D39DB">
        <w:rPr>
          <w:i/>
          <w:sz w:val="20"/>
          <w:lang w:val="en-US"/>
          <w:rPrChange w:id="833" w:author="raul ignacio rojas espinoza" w:date="2026-07-14T11:14:00Z" w16du:dateUtc="2026-07-14T15:14:00Z">
            <w:rPr>
              <w:i/>
              <w:sz w:val="20"/>
            </w:rPr>
          </w:rPrChange>
        </w:rPr>
        <w:t xml:space="preserve">et al. </w:t>
      </w:r>
      <w:r w:rsidRPr="002D39DB">
        <w:rPr>
          <w:sz w:val="20"/>
          <w:lang w:val="en-US"/>
          <w:rPrChange w:id="834" w:author="raul ignacio rojas espinoza" w:date="2026-07-14T11:14:00Z" w16du:dateUtc="2026-07-14T15:14:00Z">
            <w:rPr>
              <w:sz w:val="20"/>
            </w:rPr>
          </w:rPrChange>
        </w:rPr>
        <w:t>(2011) Integrative Genomics Viewer. Nature Biotechnology, 29, 24-26. https://doi.org/10.1038/nbt.1754</w:t>
      </w:r>
    </w:p>
    <w:p w14:paraId="2DC286A4" w14:textId="03188B35" w:rsidR="00071455" w:rsidRPr="002D39DB" w:rsidRDefault="00000000">
      <w:pPr>
        <w:spacing w:after="60" w:line="240" w:lineRule="auto"/>
        <w:ind w:left="360" w:hanging="360"/>
        <w:rPr>
          <w:lang w:val="en-US"/>
          <w:rPrChange w:id="835" w:author="raul ignacio rojas espinoza" w:date="2026-07-14T11:14:00Z" w16du:dateUtc="2026-07-14T15:14:00Z">
            <w:rPr/>
          </w:rPrChange>
        </w:rPr>
      </w:pPr>
      <w:r w:rsidRPr="002D39DB">
        <w:rPr>
          <w:sz w:val="20"/>
          <w:lang w:val="en-US"/>
          <w:rPrChange w:id="836" w:author="raul ignacio rojas espinoza" w:date="2026-07-14T11:14:00Z" w16du:dateUtc="2026-07-14T15:14:00Z">
            <w:rPr>
              <w:sz w:val="20"/>
            </w:rPr>
          </w:rPrChange>
        </w:rPr>
        <w:t xml:space="preserve">Szklarczyk, D. </w:t>
      </w:r>
      <w:r w:rsidRPr="002D39DB">
        <w:rPr>
          <w:i/>
          <w:sz w:val="20"/>
          <w:lang w:val="en-US"/>
          <w:rPrChange w:id="837" w:author="raul ignacio rojas espinoza" w:date="2026-07-14T11:14:00Z" w16du:dateUtc="2026-07-14T15:14:00Z">
            <w:rPr>
              <w:i/>
              <w:sz w:val="20"/>
            </w:rPr>
          </w:rPrChange>
        </w:rPr>
        <w:t xml:space="preserve">et al. </w:t>
      </w:r>
      <w:r w:rsidRPr="002D39DB">
        <w:rPr>
          <w:sz w:val="20"/>
          <w:lang w:val="en-US"/>
          <w:rPrChange w:id="838" w:author="raul ignacio rojas espinoza" w:date="2026-07-14T11:14:00Z" w16du:dateUtc="2026-07-14T15:14:00Z">
            <w:rPr>
              <w:sz w:val="20"/>
            </w:rPr>
          </w:rPrChange>
        </w:rPr>
        <w:t>(2023) The STRING database in 2023: protein-protein association networks and functional enrichment analyses for any sequenced genome of interest. Nucleic Acids Research, 51, D638-D646. https://doi.org/10.1093/nar/gkac1000</w:t>
      </w:r>
    </w:p>
    <w:p w14:paraId="1AB40BFC" w14:textId="4D2D4023" w:rsidR="00071455" w:rsidRPr="002D39DB" w:rsidRDefault="00000000">
      <w:pPr>
        <w:spacing w:after="60" w:line="240" w:lineRule="auto"/>
        <w:ind w:left="360" w:hanging="360"/>
        <w:rPr>
          <w:lang w:val="en-US"/>
          <w:rPrChange w:id="839" w:author="raul ignacio rojas espinoza" w:date="2026-07-14T11:14:00Z" w16du:dateUtc="2026-07-14T15:14:00Z">
            <w:rPr/>
          </w:rPrChange>
        </w:rPr>
      </w:pPr>
      <w:r w:rsidRPr="002D39DB">
        <w:rPr>
          <w:sz w:val="20"/>
          <w:lang w:val="en-US"/>
          <w:rPrChange w:id="840" w:author="raul ignacio rojas espinoza" w:date="2026-07-14T11:14:00Z" w16du:dateUtc="2026-07-14T15:14:00Z">
            <w:rPr>
              <w:sz w:val="20"/>
            </w:rPr>
          </w:rPrChange>
        </w:rPr>
        <w:t>Wickham, H. (2016) ggplot2: Elegant Graphics for Data Analysis. Springer-Verlag, New York.</w:t>
      </w:r>
    </w:p>
    <w:sectPr w:rsidR="00071455" w:rsidRPr="002D39DB" w:rsidSect="0058303C">
      <w:footerReference w:type="default" r:id="rId13"/>
      <w:type w:val="continuous"/>
      <w:pgSz w:w="12240" w:h="15840"/>
      <w:pgMar w:top="720" w:right="720" w:bottom="720" w:left="720" w:header="708" w:footer="708"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Facultad de Ingeniería  - Ministro de Fe" w:date="1900-01-01T00:00:00Z" w:initials="FF">
    <w:p w14:paraId="7939A7DA" w14:textId="2268DFCD" w:rsidR="001F48B0" w:rsidRDefault="001F48B0">
      <w:pPr>
        <w:pStyle w:val="Textocomentario"/>
      </w:pPr>
      <w:r>
        <w:rPr>
          <w:rStyle w:val="Refdecomentario"/>
        </w:rPr>
        <w:annotationRef/>
      </w:r>
      <w:r w:rsidRPr="3A485870">
        <w:t>Creo que un application note en Bioinformatics tiene solamente 2 páginas incluyendo referencias. Habría que resumir este texto para encajar en el formato.</w:t>
      </w:r>
    </w:p>
    <w:p w14:paraId="797E37F7" w14:textId="5D5A3714" w:rsidR="001F48B0" w:rsidRDefault="001F48B0">
      <w:pPr>
        <w:pStyle w:val="Textocomentario"/>
      </w:pPr>
      <w:r w:rsidRPr="6B3279B3">
        <w:t>Otra idea es enviarlo como Original Research a Bioinformatics. Ahí entran los ejemplos de uso y el cambio de formato no sería tan traumático.</w:t>
      </w:r>
    </w:p>
  </w:comment>
  <w:comment w:id="7" w:author="Raul Rojas Espinoza" w:date="2026-07-13T18:19:00Z" w:initials="RRE">
    <w:p w14:paraId="3FA63526" w14:textId="77777777" w:rsidR="00071455" w:rsidRDefault="00000000">
      <w:pPr>
        <w:pStyle w:val="Textocomentario"/>
      </w:pPr>
      <w:r>
        <w:rPr>
          <w:rStyle w:val="Refdecomentario"/>
        </w:rPr>
        <w:annotationRef/>
      </w:r>
      <w:r>
        <w:t>Se mantuvo el formato Application Note y se redujo sustancialmente el manuscrito para acercarlo al límite editorial de cuatro páginas maquetadas.</w:t>
      </w:r>
    </w:p>
  </w:comment>
  <w:comment w:id="6" w:author="Janin Riedelsberger" w:date="2026-04-22T00:21:00Z" w:initials="JR">
    <w:p w14:paraId="6A932FC4" w14:textId="1D416027" w:rsidR="00C12E61" w:rsidRDefault="00C12E61">
      <w:pPr>
        <w:pStyle w:val="Textocomentario"/>
      </w:pPr>
      <w:r>
        <w:rPr>
          <w:rStyle w:val="Refdecomentario"/>
        </w:rPr>
        <w:annotationRef/>
      </w:r>
      <w:r w:rsidRPr="1A58BA2C">
        <w:t>Sí es en Bioinformatics son 4 páginas.</w:t>
      </w:r>
    </w:p>
  </w:comment>
  <w:comment w:id="16" w:author="Raul Rojas Espinoza" w:date="2026-07-13T18:19:00Z" w:initials="RRE">
    <w:p w14:paraId="523CBDA6" w14:textId="0A65012D" w:rsidR="00071455" w:rsidRDefault="00000000">
      <w:pPr>
        <w:pStyle w:val="Textocomentario"/>
      </w:pPr>
      <w:r>
        <w:rPr>
          <w:rStyle w:val="Refdecomentario"/>
        </w:rPr>
        <w:annotationRef/>
      </w:r>
      <w:r>
        <w:t>Confirmado. La revisión se preparó para el límite de cuatro páginas de Bioinformatics Advances.</w:t>
      </w:r>
    </w:p>
  </w:comment>
  <w:comment w:id="5" w:author="Janin Riedelsberger" w:date="2026-04-22T00:44:00Z" w:initials="JR">
    <w:p w14:paraId="1ADD07F9" w14:textId="405DB0D2" w:rsidR="00C12E61" w:rsidRDefault="00C12E61">
      <w:pPr>
        <w:pStyle w:val="Textocomentario"/>
      </w:pPr>
      <w:r>
        <w:rPr>
          <w:rStyle w:val="Refdecomentario"/>
        </w:rPr>
        <w:annotationRef/>
      </w:r>
      <w:r w:rsidRPr="3AE1936C">
        <w:t>Ellos tienen templados. No sé si para word, pero para Latex sí o sí. Con el templado de Latex puedes ver muy bien cuando llegas a tus 4 páginas. Parece que la Universidad tiene Overleaf a la disposición para usar Latex.</w:t>
      </w:r>
    </w:p>
  </w:comment>
  <w:comment w:id="15" w:author="Raul Rojas Espinoza" w:date="2026-07-13T18:19:00Z" w:initials="RRE">
    <w:p w14:paraId="76B927F1" w14:textId="77777777" w:rsidR="00071455" w:rsidRDefault="00000000">
      <w:pPr>
        <w:pStyle w:val="Textocomentario"/>
      </w:pPr>
      <w:r>
        <w:rPr>
          <w:rStyle w:val="Refdecomentario"/>
        </w:rPr>
        <w:annotationRef/>
      </w:r>
      <w:r>
        <w:t>El texto quedó reducido a aproximadamente 1,850 palabras, 15 referencias y una figura. Aún debe comprobarse en la plantilla oficial OUP/LaTeX.</w:t>
      </w:r>
    </w:p>
  </w:comment>
  <w:comment w:id="4" w:author="Facultad de Ingeniería  - Ministro de Fe" w:date="2026-04-22T12:48:00Z" w:initials="">
    <w:p w14:paraId="1BA18492" w14:textId="076B24EB" w:rsidR="00CD385E" w:rsidRDefault="00CD385E">
      <w:pPr>
        <w:pStyle w:val="Textocomentario"/>
      </w:pPr>
      <w:r>
        <w:rPr>
          <w:rStyle w:val="Refdecomentario"/>
        </w:rPr>
        <w:annotationRef/>
      </w:r>
      <w:r>
        <w:t>Tb hay Pre-submission enquiries  Pre-submission enquiries are not required for submission. Please read the Author guidelines before submitting your full manuscript through our online submission system. If you are interested in submitting a Review paper and have a pre-submission enquiry, please contact bioinformatics.editorialoffice@paeditorial.co.uk.</w:t>
      </w:r>
    </w:p>
  </w:comment>
  <w:comment w:id="14" w:author="Raul Rojas Espinoza" w:date="2026-07-13T18:19:00Z" w:initials="RRE">
    <w:p w14:paraId="3B8B929E" w14:textId="7D6D9405" w:rsidR="00071455" w:rsidRDefault="00000000">
      <w:pPr>
        <w:pStyle w:val="Textocomentario"/>
      </w:pPr>
      <w:r>
        <w:rPr>
          <w:rStyle w:val="Refdecomentario"/>
        </w:rPr>
        <w:annotationRef/>
      </w:r>
      <w:r>
        <w:t>La consulta previa es opcional. La versión revisada se ajustó al alcance de Application Note; se puede consultar al editor si persisten dudas sobre el tipo de artículo.</w:t>
      </w:r>
    </w:p>
  </w:comment>
  <w:comment w:id="2" w:author="Facultad de Ingeniería  - Ministro de Fe" w:date="2026-04-18T11:11:00Z" w:initials="FF">
    <w:p w14:paraId="5A6D28E6" w14:textId="6A31019B" w:rsidR="006A3213" w:rsidRDefault="006A3213">
      <w:pPr>
        <w:pStyle w:val="Textocomentario"/>
      </w:pPr>
      <w:r>
        <w:rPr>
          <w:rStyle w:val="Refdecomentario"/>
        </w:rPr>
        <w:annotationRef/>
      </w:r>
      <w:r w:rsidRPr="10D7131C">
        <w:t>Agregaría la palabra "integrative", "integrating" o similar en el título.</w:t>
      </w:r>
    </w:p>
  </w:comment>
  <w:comment w:id="3" w:author="Raul Rojas Espinoza" w:date="2026-07-13T18:19:00Z" w:initials="RRE">
    <w:p w14:paraId="1C388A42" w14:textId="417BFD8F" w:rsidR="00071455" w:rsidRDefault="00000000">
      <w:pPr>
        <w:pStyle w:val="Textocomentario"/>
      </w:pPr>
      <w:r>
        <w:rPr>
          <w:rStyle w:val="Refdecomentario"/>
        </w:rPr>
        <w:annotationRef/>
      </w:r>
      <w:r>
        <w:t>Se corrigió el título a 'an integrative platform' y se reemplazó 'functional analysis' por el más preciso 'functional context'.</w:t>
      </w:r>
    </w:p>
  </w:comment>
  <w:comment w:id="1" w:author="Janin Riedelsberger" w:date="2026-04-23T13:27:00Z" w:initials="JR">
    <w:p w14:paraId="1A3DDC26" w14:textId="723ABE16" w:rsidR="0033002C" w:rsidRDefault="0033002C">
      <w:pPr>
        <w:pStyle w:val="Textocomentario"/>
      </w:pPr>
      <w:r>
        <w:rPr>
          <w:rStyle w:val="Refdecomentario"/>
        </w:rPr>
        <w:annotationRef/>
      </w:r>
      <w:r w:rsidRPr="39B2AAFC">
        <w:t>Algunos comentarios generales:</w:t>
      </w:r>
    </w:p>
    <w:p w14:paraId="17FEAF3D" w14:textId="3CA26AAE" w:rsidR="0033002C" w:rsidRDefault="0033002C">
      <w:pPr>
        <w:pStyle w:val="Textocomentario"/>
      </w:pPr>
      <w:r w:rsidRPr="3930580B">
        <w:t>*) La página quedó muy bonito con (creo yo) gran utilidad.</w:t>
      </w:r>
    </w:p>
    <w:p w14:paraId="3421DF36" w14:textId="38E01F5C" w:rsidR="0033002C" w:rsidRDefault="0033002C">
      <w:pPr>
        <w:pStyle w:val="Textocomentario"/>
      </w:pPr>
      <w:r w:rsidRPr="1634FD89">
        <w:t>*) El escrito está muy avanzado. Revisa los siguientes aspectos:</w:t>
      </w:r>
    </w:p>
    <w:p w14:paraId="54E4E585" w14:textId="221CB1ED" w:rsidR="0033002C" w:rsidRDefault="0033002C">
      <w:pPr>
        <w:pStyle w:val="Textocomentario"/>
      </w:pPr>
      <w:r w:rsidRPr="49851746">
        <w:t xml:space="preserve">  -Largo o número de palabras dentro del rango permitido de una application note?</w:t>
      </w:r>
    </w:p>
    <w:p w14:paraId="2883CB0D" w14:textId="577A261D" w:rsidR="0033002C" w:rsidRDefault="0033002C">
      <w:pPr>
        <w:pStyle w:val="Textocomentario"/>
      </w:pPr>
      <w:r w:rsidRPr="346B5EB2">
        <w:t xml:space="preserve">  -Hacer ajustes minimales a la figura 1</w:t>
      </w:r>
    </w:p>
    <w:p w14:paraId="6A15FE0A" w14:textId="3FB4F122" w:rsidR="0033002C" w:rsidRDefault="0033002C">
      <w:pPr>
        <w:pStyle w:val="Textocomentario"/>
      </w:pPr>
      <w:r w:rsidRPr="65291EAA">
        <w:t xml:space="preserve">  -Incluir más detalles en los ejemplos que permiten encontrar más fácil los valores que mencionas en el texto en la página. Y un paso-a-paso en la página.</w:t>
      </w:r>
    </w:p>
    <w:p w14:paraId="37BCE6A8" w14:textId="51CF2DA5" w:rsidR="0033002C" w:rsidRDefault="0033002C">
      <w:pPr>
        <w:pStyle w:val="Textocomentario"/>
      </w:pPr>
      <w:r w:rsidRPr="5CC19F63">
        <w:t>*) Te apoyaste con el uso de IA para polir el texto o similar? Si es asi revisa las reglas de la revisa para saber si hay que declarar su uso..</w:t>
      </w:r>
    </w:p>
  </w:comment>
  <w:comment w:id="0" w:author="Raul Rojas Espinoza" w:date="2026-07-13T18:19:00Z" w:initials="RRE">
    <w:p w14:paraId="7435520B" w14:textId="77777777" w:rsidR="00071455" w:rsidRDefault="00000000">
      <w:pPr>
        <w:pStyle w:val="Textocomentario"/>
      </w:pPr>
      <w:r>
        <w:rPr>
          <w:rStyle w:val="Refdecomentario"/>
        </w:rPr>
        <w:annotationRef/>
      </w:r>
      <w:r>
        <w:t>Se redujo la extensión, se dejó una figura, 15 referencias y se añadió documentación. La declaración de asistencia lingüística/IA debe realizarse conforme a la política vigente.</w:t>
      </w:r>
    </w:p>
  </w:comment>
  <w:comment w:id="21" w:author="Janin Riedelsberger" w:date="2026-04-22T00:24:00Z" w:initials="JR">
    <w:p w14:paraId="57E2347F" w14:textId="44E91E78" w:rsidR="00C12E61" w:rsidRDefault="00C12E61">
      <w:pPr>
        <w:pStyle w:val="Textocomentario"/>
      </w:pPr>
      <w:r>
        <w:rPr>
          <w:rStyle w:val="Refdecomentario"/>
        </w:rPr>
        <w:annotationRef/>
      </w:r>
      <w:r w:rsidRPr="2FD5E0C8">
        <w:t>Averigua si el doctorado sirve como afiliación. O, si debe ser el CBSM u otro.</w:t>
      </w:r>
    </w:p>
  </w:comment>
  <w:comment w:id="20" w:author="Raul Rojas Espinoza" w:date="2026-07-13T18:19:00Z" w:initials="RRE">
    <w:p w14:paraId="6651DBA1" w14:textId="77777777" w:rsidR="00071455" w:rsidRDefault="00000000">
      <w:pPr>
        <w:pStyle w:val="Textocomentario"/>
      </w:pPr>
      <w:r>
        <w:rPr>
          <w:rStyle w:val="Refdecomentario"/>
        </w:rPr>
        <w:annotationRef/>
      </w:r>
      <w:r>
        <w:t>Se propuso la traducción 'Doctoral Program in Sciences, specialization in Modeling of Chemical and Biological Systems'. Debe confirmarse con la denominación institucional oficial antes del envío.</w:t>
      </w:r>
    </w:p>
  </w:comment>
  <w:comment w:id="44" w:author="Facultad de Ingeniería  - Ministro de Fe" w:date="2026-04-17T17:55:00Z" w:initials="FF">
    <w:p w14:paraId="5B72689C" w14:textId="15AB8D2C" w:rsidR="00B05837" w:rsidRDefault="00B05837">
      <w:pPr>
        <w:pStyle w:val="Textocomentario"/>
      </w:pPr>
      <w:r>
        <w:rPr>
          <w:rStyle w:val="Refdecomentario"/>
        </w:rPr>
        <w:annotationRef/>
      </w:r>
      <w:r w:rsidRPr="312BAF92">
        <w:t>including its transcript variants</w:t>
      </w:r>
    </w:p>
  </w:comment>
  <w:comment w:id="45" w:author="Raul Rojas Espinoza" w:date="2026-07-13T18:19:00Z" w:initials="RRE">
    <w:p w14:paraId="5F91F077" w14:textId="7380920A" w:rsidR="00071455" w:rsidRDefault="00000000">
      <w:pPr>
        <w:pStyle w:val="Textocomentario"/>
      </w:pPr>
      <w:r>
        <w:rPr>
          <w:rStyle w:val="Refdecomentario"/>
        </w:rPr>
        <w:annotationRef/>
      </w:r>
      <w:r>
        <w:t>Las variantes de transcrito y el alineamiento de isoformas se incorporaron en el abstract y en la Sección 2.3.</w:t>
      </w:r>
    </w:p>
  </w:comment>
  <w:comment w:id="43" w:author="Facultad de Ingeniería  - Ministro de Fe" w:date="2026-04-17T17:56:00Z" w:initials="FF">
    <w:p w14:paraId="797FF020" w14:textId="187BF500" w:rsidR="00B05837" w:rsidRDefault="00B05837">
      <w:pPr>
        <w:pStyle w:val="Textocomentario"/>
      </w:pPr>
      <w:r>
        <w:rPr>
          <w:rStyle w:val="Refdecomentario"/>
        </w:rPr>
        <w:annotationRef/>
      </w:r>
      <w:r w:rsidRPr="669B531F">
        <w:t>from multiple resources</w:t>
      </w:r>
    </w:p>
  </w:comment>
  <w:comment w:id="42" w:author="Raul Rojas Espinoza" w:date="2026-07-13T18:19:00Z" w:initials="RRE">
    <w:p w14:paraId="6D638DBF" w14:textId="77777777" w:rsidR="00071455" w:rsidRDefault="00000000">
      <w:pPr>
        <w:pStyle w:val="Textocomentario"/>
      </w:pPr>
      <w:r>
        <w:rPr>
          <w:rStyle w:val="Refdecomentario"/>
        </w:rPr>
        <w:annotationRef/>
      </w:r>
      <w:r>
        <w:t>Se reformuló como integración de fuentes y contexto funcional, evitando la expresión incorrecta 'multiples resources'.</w:t>
      </w:r>
    </w:p>
  </w:comment>
  <w:comment w:id="41" w:author="Facultad de Ingeniería  - Ministro de Fe" w:date="2026-04-17T17:56:00Z" w:initials="FF">
    <w:p w14:paraId="3869E3AA" w14:textId="62D70097" w:rsidR="00B05837" w:rsidRDefault="00B05837">
      <w:pPr>
        <w:pStyle w:val="Textocomentario"/>
      </w:pPr>
      <w:r>
        <w:rPr>
          <w:rStyle w:val="Refdecomentario"/>
        </w:rPr>
        <w:annotationRef/>
      </w:r>
      <w:r w:rsidRPr="6C34D9AE">
        <w:t>web page or</w:t>
      </w:r>
    </w:p>
  </w:comment>
  <w:comment w:id="40" w:author="Raul Rojas Espinoza" w:date="2026-07-13T18:19:00Z" w:initials="RRE">
    <w:p w14:paraId="1F41C58F" w14:textId="77777777" w:rsidR="00071455" w:rsidRDefault="00000000">
      <w:pPr>
        <w:pStyle w:val="Textocomentario"/>
      </w:pPr>
      <w:r>
        <w:rPr>
          <w:rStyle w:val="Refdecomentario"/>
        </w:rPr>
        <w:annotationRef/>
      </w:r>
      <w:r>
        <w:t>Se añadió explícitamente la disponibilidad como servidor web y aplicación de escritorio.</w:t>
      </w:r>
    </w:p>
  </w:comment>
  <w:comment w:id="100" w:author="Janin Riedelsberger" w:date="2026-04-22T00:29:00Z" w:initials="JR">
    <w:p w14:paraId="4620BD9D" w14:textId="72F7043F" w:rsidR="00C12E61" w:rsidRDefault="00C12E61">
      <w:pPr>
        <w:pStyle w:val="Textocomentario"/>
      </w:pPr>
      <w:r>
        <w:rPr>
          <w:rStyle w:val="Refdecomentario"/>
        </w:rPr>
        <w:annotationRef/>
      </w:r>
      <w:r w:rsidRPr="69B1FA50">
        <w:t>Se muestra error 404.</w:t>
      </w:r>
    </w:p>
  </w:comment>
  <w:comment w:id="101" w:author="Raul Rojas Espinoza" w:date="2026-07-13T18:19:00Z" w:initials="RRE">
    <w:p w14:paraId="6E7FD212" w14:textId="4781655F" w:rsidR="00071455" w:rsidRDefault="00000000">
      <w:pPr>
        <w:pStyle w:val="Textocomentario"/>
      </w:pPr>
      <w:r>
        <w:rPr>
          <w:rStyle w:val="Refdecomentario"/>
        </w:rPr>
        <w:annotationRef/>
      </w:r>
      <w:r>
        <w:t>Se verificó el repositorio público y se dejó https://github.com/raulrojas22/CGV como fuente de código.</w:t>
      </w:r>
    </w:p>
  </w:comment>
  <w:comment w:id="98" w:author="Janin Riedelsberger" w:date="2026-04-22T00:30:00Z" w:initials="JR">
    <w:p w14:paraId="3F2839F4" w14:textId="6FD17B30" w:rsidR="00C12E61" w:rsidRDefault="00C12E61">
      <w:pPr>
        <w:pStyle w:val="Textocomentario"/>
      </w:pPr>
      <w:r>
        <w:rPr>
          <w:rStyle w:val="Refdecomentario"/>
        </w:rPr>
        <w:annotationRef/>
      </w:r>
      <w:r w:rsidRPr="449B3F9E">
        <w:t xml:space="preserve">Parece que lleva a la misma dirección que el otro link: cgvapp.com. </w:t>
      </w:r>
    </w:p>
  </w:comment>
  <w:comment w:id="99" w:author="Raul Rojas Espinoza" w:date="2026-07-13T18:19:00Z" w:initials="RRE">
    <w:p w14:paraId="7EFAE0D1" w14:textId="77777777" w:rsidR="00071455" w:rsidRDefault="00000000">
      <w:pPr>
        <w:pStyle w:val="Textocomentario"/>
      </w:pPr>
      <w:r>
        <w:rPr>
          <w:rStyle w:val="Refdecomentario"/>
        </w:rPr>
        <w:annotationRef/>
      </w:r>
      <w:r>
        <w:t>Se eliminó cgv.mobilomics.org y se dejó https://cgvapp.com como URL canónica.</w:t>
      </w:r>
    </w:p>
  </w:comment>
  <w:comment w:id="96" w:author="Janin Riedelsberger" w:date="2026-04-22T00:32:00Z" w:initials="JR">
    <w:p w14:paraId="7372B625" w14:textId="34A82280" w:rsidR="00C12E61" w:rsidRDefault="00C12E61">
      <w:pPr>
        <w:pStyle w:val="Textocomentario"/>
      </w:pPr>
      <w:r>
        <w:rPr>
          <w:rStyle w:val="Refdecomentario"/>
        </w:rPr>
        <w:annotationRef/>
      </w:r>
      <w:r w:rsidRPr="4C3DC89D">
        <w:t>No sé si es bueno tener tantos diferentes lugares donde se puede acceder a la herramienta. Idealmente es uno. Cuál es el objetivo de eso? En todo caso, si se mantienen los 3 tienen que ser funcional los tres.</w:t>
      </w:r>
    </w:p>
  </w:comment>
  <w:comment w:id="97" w:author="Raul Rojas Espinoza" w:date="2026-07-13T18:19:00Z" w:initials="RRE">
    <w:p w14:paraId="63E9F06D" w14:textId="3E4D26AA" w:rsidR="00071455" w:rsidRDefault="00000000">
      <w:pPr>
        <w:pStyle w:val="Textocomentario"/>
      </w:pPr>
      <w:r>
        <w:rPr>
          <w:rStyle w:val="Refdecomentario"/>
        </w:rPr>
        <w:annotationRef/>
      </w:r>
      <w:r>
        <w:t>Se dejó un único servicio web canónico y GitHub únicamente como repositorio de código.</w:t>
      </w:r>
    </w:p>
  </w:comment>
  <w:comment w:id="132" w:author="Facultad de Ingeniería  - Ministro de Fe" w:date="2026-04-17T18:36:00Z" w:initials="FF">
    <w:p w14:paraId="6403D0CA" w14:textId="7C79A2CF" w:rsidR="00B05837" w:rsidRDefault="00B05837">
      <w:pPr>
        <w:pStyle w:val="Textocomentario"/>
      </w:pPr>
      <w:r>
        <w:rPr>
          <w:rStyle w:val="Refdecomentario"/>
        </w:rPr>
        <w:annotationRef/>
      </w:r>
      <w:r w:rsidRPr="38C16B8C">
        <w:t>y la base de datos Gene de NCBI?</w:t>
      </w:r>
    </w:p>
  </w:comment>
  <w:comment w:id="131" w:author="Raul Rojas Espinoza" w:date="2026-07-13T18:19:00Z" w:initials="RRE">
    <w:p w14:paraId="3944CB74" w14:textId="77777777" w:rsidR="00071455" w:rsidRDefault="00000000">
      <w:pPr>
        <w:pStyle w:val="Textocomentario"/>
      </w:pPr>
      <w:r>
        <w:rPr>
          <w:rStyle w:val="Refdecomentario"/>
        </w:rPr>
        <w:annotationRef/>
      </w:r>
      <w:r>
        <w:t>NCBI Gene se incorporó entre las fuentes externas opcionales para resolución de alias.</w:t>
      </w:r>
    </w:p>
  </w:comment>
  <w:comment w:id="189" w:author="Facultad de Ingeniería  - Ministro de Fe" w:date="2026-04-17T18:38:00Z" w:initials="FF">
    <w:p w14:paraId="24F3A0EC" w14:textId="0D824AB8" w:rsidR="00B05837" w:rsidRDefault="00B05837">
      <w:pPr>
        <w:pStyle w:val="Textocomentario"/>
      </w:pPr>
      <w:r>
        <w:rPr>
          <w:rStyle w:val="Refdecomentario"/>
        </w:rPr>
        <w:annotationRef/>
      </w:r>
      <w:r w:rsidRPr="3F67A0EA">
        <w:t>Tu herramienta permite functional annotation o functional annotation comparison?</w:t>
      </w:r>
    </w:p>
  </w:comment>
  <w:comment w:id="190" w:author="Raul Rojas Espinoza" w:date="2026-07-13T18:19:00Z" w:initials="RRE">
    <w:p w14:paraId="18B5C61A" w14:textId="22CE88C3" w:rsidR="00071455" w:rsidRDefault="00000000">
      <w:pPr>
        <w:pStyle w:val="Textocomentario"/>
      </w:pPr>
      <w:r>
        <w:rPr>
          <w:rStyle w:val="Refdecomentario"/>
        </w:rPr>
        <w:annotationRef/>
      </w:r>
      <w:r>
        <w:t>Se aclaró que CGV presenta anotaciones funcionales existentes y contexto asociado; no realiza anotación funcional de novo.</w:t>
      </w:r>
    </w:p>
  </w:comment>
  <w:comment w:id="221" w:author="Facultad de Ingeniería  - Ministro de Fe" w:date="2026-04-18T11:14:00Z" w:initials="FF">
    <w:p w14:paraId="1F533EF8" w14:textId="2270B67B" w:rsidR="00533428" w:rsidRDefault="00533428">
      <w:pPr>
        <w:pStyle w:val="Textocomentario"/>
      </w:pPr>
      <w:r>
        <w:rPr>
          <w:rStyle w:val="Refdecomentario"/>
        </w:rPr>
        <w:annotationRef/>
      </w:r>
      <w:r w:rsidRPr="0175E7FC">
        <w:t>Si es original research, esto sería parte de M&amp;M</w:t>
      </w:r>
    </w:p>
  </w:comment>
  <w:comment w:id="222" w:author="Raul Rojas Espinoza" w:date="2026-07-13T18:19:00Z" w:initials="RRE">
    <w:p w14:paraId="210076D1" w14:textId="77777777" w:rsidR="00071455" w:rsidRDefault="00000000">
      <w:pPr>
        <w:pStyle w:val="Textocomentario"/>
      </w:pPr>
      <w:r>
        <w:rPr>
          <w:rStyle w:val="Refdecomentario"/>
        </w:rPr>
        <w:annotationRef/>
      </w:r>
      <w:r>
        <w:t>Se mantuvo una sección breve de Implementation and features, apropiada para una Application Note, en lugar de una sección M&amp;M extensa.</w:t>
      </w:r>
    </w:p>
  </w:comment>
  <w:comment w:id="244" w:author="Janin Riedelsberger" w:date="2026-04-23T10:24:00Z" w:initials="JR">
    <w:p w14:paraId="12BC9A6C" w14:textId="2CC93536" w:rsidR="00573623" w:rsidRDefault="00573623">
      <w:pPr>
        <w:pStyle w:val="Textocomentario"/>
      </w:pPr>
      <w:r>
        <w:rPr>
          <w:rStyle w:val="Refdecomentario"/>
        </w:rPr>
        <w:annotationRef/>
      </w:r>
      <w:r w:rsidRPr="44E5714B">
        <w:t>Todas las abreviaciones que ocupas en esta sección son corriente que no necesitan explicación? O, una expresión verbal más explicativa?</w:t>
      </w:r>
    </w:p>
  </w:comment>
  <w:comment w:id="243" w:author="Raul Rojas Espinoza" w:date="2026-07-13T18:19:00Z" w:initials="RRE">
    <w:p w14:paraId="24B044F0" w14:textId="77777777" w:rsidR="00071455" w:rsidRDefault="00000000">
      <w:pPr>
        <w:pStyle w:val="Textocomentario"/>
      </w:pPr>
      <w:r>
        <w:rPr>
          <w:rStyle w:val="Refdecomentario"/>
        </w:rPr>
        <w:annotationRef/>
      </w:r>
      <w:r>
        <w:t>Se redujeron las abreviaturas y se definieron los formatos esenciales (GFF3, GO y RDS) en contexto.</w:t>
      </w:r>
    </w:p>
  </w:comment>
  <w:comment w:id="242" w:author="Janin Riedelsberger" w:date="2026-04-23T10:25:00Z" w:initials="JR">
    <w:p w14:paraId="28AC78C4" w14:textId="4C5A3CE5" w:rsidR="00573623" w:rsidRDefault="00573623">
      <w:pPr>
        <w:pStyle w:val="Textocomentario"/>
      </w:pPr>
      <w:r>
        <w:rPr>
          <w:rStyle w:val="Refdecomentario"/>
        </w:rPr>
        <w:annotationRef/>
      </w:r>
      <w:r w:rsidRPr="25F38018">
        <w:t>Estos 25 tienen que ver con 24 mencionados recién? O sea, está bien que hay una discrepancia en el número?</w:t>
      </w:r>
    </w:p>
  </w:comment>
  <w:comment w:id="241" w:author="Raul Rojas Espinoza" w:date="2026-07-13T18:19:00Z" w:initials="RRE">
    <w:p w14:paraId="19518375" w14:textId="77777777" w:rsidR="00071455" w:rsidRDefault="00000000">
      <w:pPr>
        <w:pStyle w:val="Textocomentario"/>
      </w:pPr>
      <w:r>
        <w:rPr>
          <w:rStyle w:val="Refdecomentario"/>
        </w:rPr>
        <w:annotationRef/>
      </w:r>
      <w:r>
        <w:t>Se distinguieron los 25 conjuntos de referencia del catálogo y la disponibilidad de GO local 'where available'.</w:t>
      </w:r>
    </w:p>
  </w:comment>
  <w:comment w:id="261" w:author="Janin Riedelsberger" w:date="2026-04-23T10:29:00Z" w:initials="JR">
    <w:p w14:paraId="0C9D5B46" w14:textId="46DB5D76" w:rsidR="00573623" w:rsidRDefault="00573623">
      <w:pPr>
        <w:pStyle w:val="Textocomentario"/>
      </w:pPr>
      <w:r>
        <w:rPr>
          <w:rStyle w:val="Refdecomentario"/>
        </w:rPr>
        <w:annotationRef/>
      </w:r>
      <w:r w:rsidRPr="0E2A5AF0">
        <w:t>Es esa la expresión oficial? Suena muy coloquial?</w:t>
      </w:r>
    </w:p>
  </w:comment>
  <w:comment w:id="260" w:author="Raul Rojas Espinoza" w:date="2026-07-13T18:19:00Z" w:initials="RRE">
    <w:p w14:paraId="672CD1EE" w14:textId="77777777" w:rsidR="00071455" w:rsidRDefault="00000000">
      <w:pPr>
        <w:pStyle w:val="Textocomentario"/>
      </w:pPr>
      <w:r>
        <w:rPr>
          <w:rStyle w:val="Refdecomentario"/>
        </w:rPr>
        <w:annotationRef/>
      </w:r>
      <w:r>
        <w:t>Se retiró la expresión coloquial y cualquier garantía absoluta de rendimiento; ahora se describen tareas en segundo plano y renderizado progresivo.</w:t>
      </w:r>
    </w:p>
  </w:comment>
  <w:comment w:id="304" w:author="Janin Riedelsberger" w:date="2026-04-23T10:28:00Z" w:initials="JR">
    <w:p w14:paraId="2B457767" w14:textId="53CB2C27" w:rsidR="00573623" w:rsidRDefault="00573623">
      <w:pPr>
        <w:pStyle w:val="Textocomentario"/>
      </w:pPr>
      <w:r>
        <w:rPr>
          <w:rStyle w:val="Refdecomentario"/>
        </w:rPr>
        <w:annotationRef/>
      </w:r>
      <w:r w:rsidRPr="274554AD">
        <w:t>???</w:t>
      </w:r>
    </w:p>
  </w:comment>
  <w:comment w:id="305" w:author="Raul Rojas Espinoza" w:date="2026-07-13T18:19:00Z" w:initials="RRE">
    <w:p w14:paraId="7A1CE7B4" w14:textId="13D2D900" w:rsidR="00071455" w:rsidRDefault="00000000">
      <w:pPr>
        <w:pStyle w:val="Textocomentario"/>
      </w:pPr>
      <w:r>
        <w:rPr>
          <w:rStyle w:val="Refdecomentario"/>
        </w:rPr>
        <w:annotationRef/>
      </w:r>
      <w:r>
        <w:t>Se eliminó la formulación técnica poco clara y no se menciona 'furrr' en el manuscrito.</w:t>
      </w:r>
    </w:p>
  </w:comment>
  <w:comment w:id="346" w:author="Facultad de Ingeniería  - Ministro de Fe" w:date="2026-04-18T12:36:00Z" w:initials="FF">
    <w:p w14:paraId="5ED7C8C0" w14:textId="6E5A2D4A" w:rsidR="00C12E61" w:rsidRDefault="00C12E61">
      <w:pPr>
        <w:pStyle w:val="Textocomentario"/>
      </w:pPr>
      <w:r>
        <w:rPr>
          <w:rStyle w:val="Refdecomentario"/>
        </w:rPr>
        <w:annotationRef/>
      </w:r>
      <w:r w:rsidRPr="10DB0A2E">
        <w:t>Me pregunto si los alineamientos deberían estar en el "Visualization Mode". No debería ser "Comparison Mode" o Alignment?</w:t>
      </w:r>
    </w:p>
  </w:comment>
  <w:comment w:id="347" w:author="Raul Rojas Espinoza" w:date="2026-07-13T18:19:00Z" w:initials="RRE">
    <w:p w14:paraId="1AE87F55" w14:textId="77777777" w:rsidR="00071455" w:rsidRDefault="00000000">
      <w:pPr>
        <w:pStyle w:val="Textocomentario"/>
      </w:pPr>
      <w:r>
        <w:rPr>
          <w:rStyle w:val="Refdecomentario"/>
        </w:rPr>
        <w:annotationRef/>
      </w:r>
      <w:r>
        <w:t>El manuscrito separa Visualize de Alignment y usa los nombres exactos de los modos de alineamiento.</w:t>
      </w:r>
    </w:p>
  </w:comment>
  <w:comment w:id="360" w:author="Janin Riedelsberger" w:date="2026-04-23T11:22:00Z" w:initials="JR">
    <w:p w14:paraId="36734480" w14:textId="63815BB6" w:rsidR="00573623" w:rsidRDefault="00573623">
      <w:pPr>
        <w:pStyle w:val="Textocomentario"/>
      </w:pPr>
      <w:r>
        <w:rPr>
          <w:rStyle w:val="Refdecomentario"/>
        </w:rPr>
        <w:annotationRef/>
      </w:r>
      <w:r w:rsidRPr="52C05483">
        <w:t>Usa el mismo formato que se encuentra en la página para facilitar de encontrar la función en la página</w:t>
      </w:r>
    </w:p>
  </w:comment>
  <w:comment w:id="361" w:author="Raul Rojas Espinoza" w:date="2026-07-13T18:19:00Z" w:initials="RRE">
    <w:p w14:paraId="68495608" w14:textId="77EA439B" w:rsidR="00071455" w:rsidRDefault="00000000">
      <w:pPr>
        <w:pStyle w:val="Textocomentario"/>
      </w:pPr>
      <w:r>
        <w:rPr>
          <w:rStyle w:val="Refdecomentario"/>
        </w:rPr>
        <w:annotationRef/>
      </w:r>
      <w:r>
        <w:t>Se usaron los nombres visibles en la interfaz: Multi-Gene Search, Cross-Species Gene Search, Align Transcripts, Aligned Synteny, LASTZ Blocks y MultiPIP.</w:t>
      </w:r>
    </w:p>
  </w:comment>
  <w:comment w:id="359" w:author="Facultad de Ingeniería  - Ministro de Fe" w:date="2026-04-18T11:24:00Z" w:initials="FF">
    <w:p w14:paraId="724D998F" w14:textId="7DF1BFE0" w:rsidR="00D17F40" w:rsidRDefault="00D17F40">
      <w:pPr>
        <w:pStyle w:val="Textocomentario"/>
      </w:pPr>
      <w:r>
        <w:rPr>
          <w:rStyle w:val="Refdecomentario"/>
        </w:rPr>
        <w:annotationRef/>
      </w:r>
      <w:r w:rsidRPr="6E5CA15C">
        <w:t>Es posible hacer que todos los genes estén en sentido 5' -&gt; 3' para mejor comparación?</w:t>
      </w:r>
    </w:p>
    <w:p w14:paraId="4A396C9D" w14:textId="212FBC80" w:rsidR="00D17F40" w:rsidRDefault="00D17F40">
      <w:pPr>
        <w:pStyle w:val="Textocomentario"/>
      </w:pPr>
      <w:r w:rsidRPr="088D0B70">
        <w:t>No sería bueno poner, además, la visualización de alineamiento entre los genes?</w:t>
      </w:r>
    </w:p>
  </w:comment>
  <w:comment w:id="358" w:author="Raul Rojas Espinoza" w:date="2026-07-13T18:19:00Z" w:initials="RRE">
    <w:p w14:paraId="59960FAA" w14:textId="77777777" w:rsidR="00071455" w:rsidRDefault="00000000">
      <w:pPr>
        <w:pStyle w:val="Textocomentario"/>
      </w:pPr>
      <w:r>
        <w:rPr>
          <w:rStyle w:val="Refdecomentario"/>
        </w:rPr>
        <w:annotationRef/>
      </w:r>
      <w:r>
        <w:t>Se explicó la orientación común 5'-to-3' y se incorporó el alineamiento de transcritos en Multi-Gene Search.</w:t>
      </w:r>
    </w:p>
  </w:comment>
  <w:comment w:id="370" w:author="Janin Riedelsberger" w:date="2026-04-23T13:07:00Z" w:initials="JR">
    <w:p w14:paraId="50E1F7A9" w14:textId="608A6E78" w:rsidR="0033002C" w:rsidRDefault="0033002C">
      <w:pPr>
        <w:pStyle w:val="Textocomentario"/>
      </w:pPr>
      <w:r>
        <w:rPr>
          <w:rStyle w:val="Refdecomentario"/>
        </w:rPr>
        <w:annotationRef/>
      </w:r>
      <w:r w:rsidRPr="66E35D47">
        <w:t>Puedo cambiar el modo una vez que están representados los resultado? O tengo que buscar TP53 de nuevo y ajustar el modo?</w:t>
      </w:r>
    </w:p>
  </w:comment>
  <w:comment w:id="369" w:author="Raul Rojas Espinoza" w:date="2026-07-13T18:19:00Z" w:initials="RRE">
    <w:p w14:paraId="3B5D7C26" w14:textId="77777777" w:rsidR="00071455" w:rsidRDefault="00000000">
      <w:pPr>
        <w:pStyle w:val="Textocomentario"/>
      </w:pPr>
      <w:r>
        <w:rPr>
          <w:rStyle w:val="Refdecomentario"/>
        </w:rPr>
        <w:annotationRef/>
      </w:r>
      <w:r>
        <w:t>La terminología se alineó con la interfaz y el tutorial explica el cambio de vistas. Debe verificarse en la versión pública que cambiar de modo no obligue a repetir la búsqueda.</w:t>
      </w:r>
    </w:p>
  </w:comment>
  <w:comment w:id="456" w:author="Facultad de Ingeniería  - Ministro de Fe" w:date="2026-04-18T12:16:00Z" w:initials="FF">
    <w:p w14:paraId="7778B801" w14:textId="16B1E359" w:rsidR="00C12E61" w:rsidRDefault="00C12E61">
      <w:pPr>
        <w:pStyle w:val="Textocomentario"/>
      </w:pPr>
      <w:r>
        <w:rPr>
          <w:rStyle w:val="Refdecomentario"/>
        </w:rPr>
        <w:annotationRef/>
      </w:r>
      <w:r w:rsidRPr="5F8553BF">
        <w:t>Sería útil tener un archivo suplementario (o un video en YouTube) mostrando paso a paso qué se hizo en cada ejemplo. Ó, en la figura de cada ejemplo, poner las características de la visualización. En el caso de p53, por ejemplo, Visualization Mode: LastZ,local alignment with 50% identity using Homo sapiens as reference.</w:t>
      </w:r>
    </w:p>
    <w:p w14:paraId="78056C5D" w14:textId="63811F42" w:rsidR="00C12E61" w:rsidRDefault="00C12E61">
      <w:pPr>
        <w:pStyle w:val="Textocomentario"/>
      </w:pPr>
    </w:p>
    <w:p w14:paraId="5D4BB6A9" w14:textId="1BD917A0" w:rsidR="00C12E61" w:rsidRDefault="00C12E61">
      <w:pPr>
        <w:pStyle w:val="Textocomentario"/>
      </w:pPr>
      <w:r w:rsidRPr="3D9C1CB0">
        <w:t>De hecho, en revistas como Nucleic Acids Research (NAR), se recomienda que al lado del botón de Search, haya un botón de "example" (o un ícono "i" con una ventanita que muestra un ejemplo de búsqueda para quien no sabe nada)</w:t>
      </w:r>
    </w:p>
  </w:comment>
  <w:comment w:id="457" w:author="Raul Rojas Espinoza" w:date="2026-07-13T18:19:00Z" w:initials="RRE">
    <w:p w14:paraId="4EB6B8CF" w14:textId="77777777" w:rsidR="00071455" w:rsidRDefault="00000000">
      <w:pPr>
        <w:pStyle w:val="Textocomentario"/>
      </w:pPr>
      <w:r>
        <w:rPr>
          <w:rStyle w:val="Refdecomentario"/>
        </w:rPr>
        <w:annotationRef/>
      </w:r>
      <w:r>
        <w:t>El manuscrito ahora menciona la guía integrada y los screencasts. Conviene añadir al suplemento una receta exacta para reproducir cada figura.</w:t>
      </w:r>
    </w:p>
  </w:comment>
  <w:comment w:id="458" w:author="Janin Riedelsberger" w:date="2026-04-23T12:41:00Z" w:initials="JR">
    <w:p w14:paraId="6C67D440" w14:textId="272B76AA" w:rsidR="008756E5" w:rsidRDefault="008756E5">
      <w:pPr>
        <w:pStyle w:val="Textocomentario"/>
      </w:pPr>
      <w:r>
        <w:rPr>
          <w:rStyle w:val="Refdecomentario"/>
        </w:rPr>
        <w:annotationRef/>
      </w:r>
      <w:r w:rsidRPr="28EF3765">
        <w:t>Se podría incluir un step-by-step o algo similar en la página. Cortos gifs también son una opción para mostrar el uso de ambos workflows.</w:t>
      </w:r>
    </w:p>
  </w:comment>
  <w:comment w:id="459" w:author="Raul Rojas Espinoza" w:date="2026-07-13T18:19:00Z" w:initials="RRE">
    <w:p w14:paraId="69BA37C0" w14:textId="23AA113C" w:rsidR="00071455" w:rsidRDefault="00000000">
      <w:pPr>
        <w:pStyle w:val="Textocomentario"/>
      </w:pPr>
      <w:r>
        <w:rPr>
          <w:rStyle w:val="Refdecomentario"/>
        </w:rPr>
        <w:annotationRef/>
      </w:r>
      <w:r>
        <w:t>Se incorporó la existencia de guías y videos cortos para ambos workflows; el detalle clic-a-clic puede mantenerse como material suplementario.</w:t>
      </w:r>
    </w:p>
  </w:comment>
  <w:comment w:id="480" w:author="Facultad de Ingeniería  - Ministro de Fe" w:date="2026-04-18T11:53:00Z" w:initials="FF">
    <w:p w14:paraId="33DEE336" w14:textId="67F899EE" w:rsidR="00C12E61" w:rsidRDefault="00C12E61">
      <w:pPr>
        <w:pStyle w:val="Textocomentario"/>
      </w:pPr>
      <w:r>
        <w:rPr>
          <w:rStyle w:val="Refdecomentario"/>
        </w:rPr>
        <w:annotationRef/>
      </w:r>
      <w:r w:rsidRPr="2257FB64">
        <w:t>Reproduje el ejemplo. Al hacer mouse-over en las cajas de los exones o CDS (Detailed Visualization Mode) aparece un montón de información. Sería posible que apareciera el número del Exon o CDS junto al título?</w:t>
      </w:r>
    </w:p>
    <w:p w14:paraId="4EA66C3A" w14:textId="28717741" w:rsidR="00C12E61" w:rsidRDefault="00C12E61">
      <w:pPr>
        <w:pStyle w:val="Textocomentario"/>
      </w:pPr>
    </w:p>
    <w:p w14:paraId="507FF0BC" w14:textId="43B6D5A8" w:rsidR="00C12E61" w:rsidRDefault="00C12E61">
      <w:pPr>
        <w:pStyle w:val="Textocomentario"/>
      </w:pPr>
      <w:r w:rsidRPr="0EBBD5B6">
        <w:t>No encuentro cómo alinear los parálogos dentro del mismo organismo. Creo que hablamos sobre eso en algún momento. No es algo que un biólogo necesite?</w:t>
      </w:r>
    </w:p>
  </w:comment>
  <w:comment w:id="479" w:author="Raul Rojas Espinoza" w:date="2026-07-13T18:19:00Z" w:initials="RRE">
    <w:p w14:paraId="3D7E7AAB" w14:textId="77777777" w:rsidR="00071455" w:rsidRDefault="00000000">
      <w:pPr>
        <w:pStyle w:val="Textocomentario"/>
      </w:pPr>
      <w:r>
        <w:rPr>
          <w:rStyle w:val="Refdecomentario"/>
        </w:rPr>
        <w:annotationRef/>
      </w:r>
      <w:r>
        <w:t>Se incorporaron información por feature y Align Transcripts. La numeración explícita de exones/CDS en hover y el alineamiento general de parálogos deben verificarse como tareas de interfaz separadas.</w:t>
      </w:r>
    </w:p>
  </w:comment>
  <w:comment w:id="477" w:author="Janin Riedelsberger" w:date="2026-04-23T10:39:00Z" w:initials="JR">
    <w:p w14:paraId="63E020A1" w14:textId="6E49C88A" w:rsidR="00573623" w:rsidRDefault="00573623">
      <w:pPr>
        <w:pStyle w:val="Textocomentario"/>
      </w:pPr>
      <w:r>
        <w:rPr>
          <w:rStyle w:val="Refdecomentario"/>
        </w:rPr>
        <w:annotationRef/>
      </w:r>
      <w:r w:rsidRPr="51F13742">
        <w:t>Hay una razón por la cual no incluyes HKT2;2?</w:t>
      </w:r>
    </w:p>
  </w:comment>
  <w:comment w:id="478" w:author="Raul Rojas Espinoza" w:date="2026-07-13T18:19:00Z" w:initials="RRE">
    <w:p w14:paraId="5C791CBC" w14:textId="77777777" w:rsidR="00071455" w:rsidRDefault="00000000">
      <w:pPr>
        <w:pStyle w:val="Textocomentario"/>
      </w:pPr>
      <w:r>
        <w:rPr>
          <w:rStyle w:val="Refdecomentario"/>
        </w:rPr>
        <w:annotationRef/>
      </w:r>
      <w:r>
        <w:t>Se indicó que HKT2;2 no está presente en la versión de anotación RefSeq GCF_034140825.1 utilizada.</w:t>
      </w:r>
    </w:p>
  </w:comment>
  <w:comment w:id="476" w:author="Janin Riedelsberger" w:date="2026-04-23T11:05:00Z" w:initials="JR">
    <w:p w14:paraId="73B26F02" w14:textId="66073621" w:rsidR="00573623" w:rsidRDefault="00573623">
      <w:pPr>
        <w:pStyle w:val="Textocomentario"/>
      </w:pPr>
      <w:r>
        <w:rPr>
          <w:rStyle w:val="Refdecomentario"/>
        </w:rPr>
        <w:annotationRef/>
      </w:r>
      <w:r w:rsidRPr="43419AF8">
        <w:t>O alguna formulación parecida.</w:t>
      </w:r>
    </w:p>
  </w:comment>
  <w:comment w:id="475" w:author="Raul Rojas Espinoza" w:date="2026-07-13T18:19:00Z" w:initials="RRE">
    <w:p w14:paraId="3834B87B" w14:textId="77777777" w:rsidR="00071455" w:rsidRDefault="00000000">
      <w:pPr>
        <w:pStyle w:val="Textocomentario"/>
      </w:pPr>
      <w:r>
        <w:rPr>
          <w:rStyle w:val="Refdecomentario"/>
        </w:rPr>
        <w:annotationRef/>
      </w:r>
      <w:r>
        <w:t>Se sustituyó 'within one batch' por una descripción natural de una única búsqueda Multi-Gene Search.</w:t>
      </w:r>
    </w:p>
  </w:comment>
  <w:comment w:id="474" w:author="Facultad de Ingeniería  - Ministro de Fe" w:date="2026-04-18T11:44:00Z" w:initials="FF">
    <w:p w14:paraId="3D3F31BB" w14:textId="69589531" w:rsidR="00C12E61" w:rsidRDefault="00C12E61">
      <w:pPr>
        <w:pStyle w:val="Textocomentario"/>
      </w:pPr>
      <w:r>
        <w:rPr>
          <w:rStyle w:val="Refdecomentario"/>
        </w:rPr>
        <w:annotationRef/>
      </w:r>
      <w:r w:rsidRPr="5553F76C">
        <w:t>Al reproducir el ejemplo, yo vi -1.0 en la correlación en la página.</w:t>
      </w:r>
    </w:p>
  </w:comment>
  <w:comment w:id="473" w:author="Raul Rojas Espinoza" w:date="2026-07-13T18:19:00Z" w:initials="RRE">
    <w:p w14:paraId="6CE3C373" w14:textId="77777777" w:rsidR="00071455" w:rsidRDefault="00000000">
      <w:pPr>
        <w:pStyle w:val="Textocomentario"/>
      </w:pPr>
      <w:r>
        <w:rPr>
          <w:rStyle w:val="Refdecomentario"/>
        </w:rPr>
        <w:annotationRef/>
      </w:r>
      <w:r>
        <w:t>Se eliminó el valor puntual r=-0.997 para evitar la discrepancia con el redondeo mostrado en la interfaz.</w:t>
      </w:r>
    </w:p>
  </w:comment>
  <w:comment w:id="472" w:author="Janin Riedelsberger" w:date="2026-04-23T11:03:00Z" w:initials="JR">
    <w:p w14:paraId="50B25D5F" w14:textId="4ED67014" w:rsidR="00573623" w:rsidRDefault="00573623">
      <w:pPr>
        <w:pStyle w:val="Textocomentario"/>
      </w:pPr>
      <w:r>
        <w:rPr>
          <w:rStyle w:val="Refdecomentario"/>
        </w:rPr>
        <w:annotationRef/>
      </w:r>
      <w:r w:rsidRPr="0D813FC9">
        <w:t>Parece que en el gráfico esta el valor redondeado, pero cuando mueves el mouse encima del cuadrado correspondiente se ve el valor que Raúl menciona en el manuscrito.</w:t>
      </w:r>
    </w:p>
  </w:comment>
  <w:comment w:id="471" w:author="Raul Rojas Espinoza" w:date="2026-07-13T18:19:00Z" w:initials="RRE">
    <w:p w14:paraId="78CDF2AF" w14:textId="77777777" w:rsidR="00071455" w:rsidRDefault="00000000">
      <w:pPr>
        <w:pStyle w:val="Textocomentario"/>
      </w:pPr>
      <w:r>
        <w:rPr>
          <w:rStyle w:val="Refdecomentario"/>
        </w:rPr>
        <w:annotationRef/>
      </w:r>
      <w:r>
        <w:t>Se retiró del texto la comparación basada en esa precisión, por lo que ya no hay conflicto entre el valor mostrado y el tooltip.</w:t>
      </w:r>
    </w:p>
  </w:comment>
  <w:comment w:id="586" w:author="Facultad de Ingeniería  - Ministro de Fe" w:date="2026-04-18T12:08:00Z" w:initials="FF">
    <w:p w14:paraId="53FCB510" w14:textId="1D204F87" w:rsidR="00C12E61" w:rsidRDefault="00C12E61">
      <w:pPr>
        <w:pStyle w:val="Textocomentario"/>
      </w:pPr>
      <w:r>
        <w:rPr>
          <w:rStyle w:val="Refdecomentario"/>
        </w:rPr>
        <w:annotationRef/>
      </w:r>
      <w:r w:rsidRPr="3A8AA3F1">
        <w:t>Al hacer Clear Visualizations, se demora unos segundos antes de poder volver a seleccionar Cross-species comparison.</w:t>
      </w:r>
    </w:p>
  </w:comment>
  <w:comment w:id="587" w:author="Raul Rojas Espinoza" w:date="2026-07-13T18:19:00Z" w:initials="RRE">
    <w:p w14:paraId="0DC69AFD" w14:textId="3CCB2155" w:rsidR="00071455" w:rsidRDefault="00000000">
      <w:pPr>
        <w:pStyle w:val="Textocomentario"/>
      </w:pPr>
      <w:r>
        <w:rPr>
          <w:rStyle w:val="Refdecomentario"/>
        </w:rPr>
        <w:annotationRef/>
      </w:r>
      <w:r>
        <w:t>Se eliminaron las promesas de velocidad del manuscrito. La demora posterior a Clear Visualizations debe validarse con una prueba de la versión liberada.</w:t>
      </w:r>
    </w:p>
  </w:comment>
  <w:comment w:id="584" w:author="Facultad de Ingeniería  - Ministro de Fe" w:date="2026-04-18T11:38:00Z" w:initials="FF">
    <w:p w14:paraId="5069EB45" w14:textId="3440DA62" w:rsidR="00C12E61" w:rsidRDefault="00C12E61">
      <w:pPr>
        <w:pStyle w:val="Textocomentario"/>
      </w:pPr>
      <w:r>
        <w:rPr>
          <w:rStyle w:val="Refdecomentario"/>
        </w:rPr>
        <w:annotationRef/>
      </w:r>
      <w:r w:rsidRPr="710E78A2">
        <w:t>Aunque la representación multiPIP, me da la impresión, podría quedar mejor al ejemplo HKT, porque tiene una estructura más simple (menos exones y más largos), entiendo que el orden de los ejemplos, queda mejor poner la representación PIP al final (porque es más compicada de entender)</w:t>
      </w:r>
    </w:p>
  </w:comment>
  <w:comment w:id="585" w:author="Raul Rojas Espinoza" w:date="2026-07-13T18:19:00Z" w:initials="RRE">
    <w:p w14:paraId="3FF51E8B" w14:textId="77777777" w:rsidR="00071455" w:rsidRDefault="00000000">
      <w:pPr>
        <w:pStyle w:val="Textocomentario"/>
      </w:pPr>
      <w:r>
        <w:rPr>
          <w:rStyle w:val="Refdecomentario"/>
        </w:rPr>
        <w:annotationRef/>
      </w:r>
      <w:r>
        <w:t>MultiPIP se mantiene en el ejemplo TP53 y aparece al final de la secuencia de paneles, donde resulta más fácil introducirlo.</w:t>
      </w:r>
    </w:p>
  </w:comment>
  <w:comment w:id="583" w:author="Janin Riedelsberger" w:date="2026-04-23T13:08:00Z" w:initials="JR">
    <w:p w14:paraId="1296BF2B" w14:textId="026F0CEB" w:rsidR="0033002C" w:rsidRDefault="0033002C">
      <w:pPr>
        <w:pStyle w:val="Textocomentario"/>
      </w:pPr>
      <w:r>
        <w:rPr>
          <w:rStyle w:val="Refdecomentario"/>
        </w:rPr>
        <w:annotationRef/>
      </w:r>
      <w:r w:rsidRPr="4F90BAA8">
        <w:t>Mayba también en parenthesis el nombre de la herramienta donde se encuentra este valor en la página.</w:t>
      </w:r>
    </w:p>
    <w:p w14:paraId="45AD6B05" w14:textId="73E5F081" w:rsidR="0033002C" w:rsidRDefault="0033002C">
      <w:pPr>
        <w:pStyle w:val="Textocomentario"/>
      </w:pPr>
    </w:p>
  </w:comment>
  <w:comment w:id="582" w:author="Raul Rojas Espinoza" w:date="2026-07-13T18:19:00Z" w:initials="RRE">
    <w:p w14:paraId="0C708AFC" w14:textId="77777777" w:rsidR="00071455" w:rsidRDefault="00000000">
      <w:pPr>
        <w:pStyle w:val="Textocomentario"/>
      </w:pPr>
      <w:r>
        <w:rPr>
          <w:rStyle w:val="Refdecomentario"/>
        </w:rPr>
        <w:annotationRef/>
      </w:r>
      <w:r>
        <w:t>La redacción usa los nombres exactos de los paneles de la interfaz para facilitar la reproducción.</w:t>
      </w:r>
    </w:p>
  </w:comment>
  <w:comment w:id="580" w:author="Facultad de Ingeniería  - Ministro de Fe" w:date="2026-04-18T11:57:00Z" w:initials="FF">
    <w:p w14:paraId="6A2CD37D" w14:textId="021CF216" w:rsidR="00C12E61" w:rsidRDefault="00C12E61">
      <w:pPr>
        <w:pStyle w:val="Textocomentario"/>
      </w:pPr>
      <w:r>
        <w:rPr>
          <w:rStyle w:val="Refdecomentario"/>
        </w:rPr>
        <w:annotationRef/>
      </w:r>
      <w:r w:rsidRPr="0587C4E0">
        <w:t>Hay alguna referencia que confirme esta afirmación?</w:t>
      </w:r>
    </w:p>
    <w:p w14:paraId="6818FB84" w14:textId="6673B4F5" w:rsidR="00C12E61" w:rsidRDefault="00C12E61">
      <w:pPr>
        <w:pStyle w:val="Textocomentario"/>
      </w:pPr>
      <w:r w:rsidRPr="529F3D2B">
        <w:t>O el alineamiento fue hecho en una zona más extensa?</w:t>
      </w:r>
    </w:p>
  </w:comment>
  <w:comment w:id="581" w:author="Raul Rojas Espinoza" w:date="2026-07-13T18:19:00Z" w:initials="RRE">
    <w:p w14:paraId="5A90B38D" w14:textId="6858CE79" w:rsidR="00071455" w:rsidRDefault="00000000">
      <w:pPr>
        <w:pStyle w:val="Textocomentario"/>
      </w:pPr>
      <w:r>
        <w:rPr>
          <w:rStyle w:val="Refdecomentario"/>
        </w:rPr>
        <w:annotationRef/>
      </w:r>
      <w:r>
        <w:t>Se eliminó la inferencia de inversión cromosómica basada solamente en bloques LASTZ de orientación opuesta.</w:t>
      </w:r>
    </w:p>
  </w:comment>
  <w:comment w:id="578" w:author="Janin Riedelsberger" w:date="2026-04-23T13:13:00Z" w:initials="JR">
    <w:p w14:paraId="3F3E97DD" w14:textId="7F4A75D2" w:rsidR="0033002C" w:rsidRDefault="0033002C">
      <w:pPr>
        <w:pStyle w:val="Textocomentario"/>
      </w:pPr>
      <w:r>
        <w:rPr>
          <w:rStyle w:val="Refdecomentario"/>
        </w:rPr>
        <w:annotationRef/>
      </w:r>
      <w:r w:rsidRPr="5D4D6911">
        <w:t>Hay que incluir un manual con imagenes o un step-by-step para poder seguir mejor lo que estás describiendo en este párrafo</w:t>
      </w:r>
    </w:p>
  </w:comment>
  <w:comment w:id="579" w:author="Raul Rojas Espinoza" w:date="2026-07-13T18:19:00Z" w:initials="RRE">
    <w:p w14:paraId="477E172F" w14:textId="5410F780" w:rsidR="00071455" w:rsidRDefault="00000000">
      <w:pPr>
        <w:pStyle w:val="Textocomentario"/>
      </w:pPr>
      <w:r>
        <w:rPr>
          <w:rStyle w:val="Refdecomentario"/>
        </w:rPr>
        <w:annotationRef/>
      </w:r>
      <w:r>
        <w:t>Se menciona la guía integrada y los screencasts. Los parámetros y clics exactos del caso TP53 siguen siendo recomendables como suplemento.</w:t>
      </w:r>
    </w:p>
  </w:comment>
  <w:comment w:id="658" w:author="Janin Riedelsberger" w:date="2026-04-23T13:41:00Z" w:initials="JR">
    <w:p w14:paraId="0C9C88CA" w14:textId="1388554B" w:rsidR="00CA03C6" w:rsidRDefault="00CA03C6">
      <w:pPr>
        <w:pStyle w:val="Textocomentario"/>
      </w:pPr>
      <w:r>
        <w:rPr>
          <w:rStyle w:val="Refdecomentario"/>
        </w:rPr>
        <w:annotationRef/>
      </w:r>
      <w:r w:rsidRPr="4586D2E2">
        <w:t>Relacionado a la herramienta:</w:t>
      </w:r>
    </w:p>
    <w:p w14:paraId="679F5594" w14:textId="512B0E69" w:rsidR="00CA03C6" w:rsidRDefault="00CA03C6">
      <w:pPr>
        <w:pStyle w:val="Textocomentario"/>
      </w:pPr>
      <w:r w:rsidRPr="7890D521">
        <w:t>*) Es relativamente lenta y me ha pasado se demora un poco en cargar algo, me voa a ver otra cosa y cuando vuelvo (unos minutos después) se cayó la página. Entiendo que es porque la herramienta es en tu servidor, no? Se puede mejorar este aspecto antes de mandar el manuscrito? O, hay alternativas?</w:t>
      </w:r>
    </w:p>
    <w:p w14:paraId="3D8ED191" w14:textId="30CC9D9F" w:rsidR="00CA03C6" w:rsidRDefault="00CA03C6">
      <w:pPr>
        <w:pStyle w:val="Textocomentario"/>
      </w:pPr>
    </w:p>
    <w:p w14:paraId="6FB555DA" w14:textId="400F90BE" w:rsidR="00CA03C6" w:rsidRDefault="00CA03C6">
      <w:pPr>
        <w:pStyle w:val="Textocomentario"/>
      </w:pPr>
      <w:r w:rsidRPr="27E50725">
        <w:t>*) Cuando hago mis selecciones en Multi-Gene Search o Cross-Species Gene Search me quedo con la página sin avisos. Las primeras veces me costó realizar que debo iniciar la búsqueda a la izquierda. Quizás incluye algún aviso en la area blanca granda para saber como seguir.</w:t>
      </w:r>
    </w:p>
    <w:p w14:paraId="07D26A70" w14:textId="69418A5C" w:rsidR="00CA03C6" w:rsidRDefault="00CA03C6">
      <w:pPr>
        <w:pStyle w:val="Textocomentario"/>
      </w:pPr>
    </w:p>
    <w:p w14:paraId="6FE6F814" w14:textId="72E05824" w:rsidR="00CA03C6" w:rsidRDefault="00CA03C6">
      <w:pPr>
        <w:pStyle w:val="Textocomentario"/>
      </w:pPr>
      <w:r w:rsidRPr="4A397CEC">
        <w:t>*) Puede cambiar el visualization mode una vez que están todas las representacionen visibles en la pantalla?</w:t>
      </w:r>
    </w:p>
    <w:p w14:paraId="7CE03E32" w14:textId="7376FC95" w:rsidR="00CA03C6" w:rsidRDefault="00CA03C6">
      <w:pPr>
        <w:pStyle w:val="Textocomentario"/>
      </w:pPr>
    </w:p>
    <w:p w14:paraId="1CFABED4" w14:textId="2705549A" w:rsidR="00CA03C6" w:rsidRDefault="00CA03C6">
      <w:pPr>
        <w:pStyle w:val="Textocomentario"/>
      </w:pPr>
      <w:r w:rsidRPr="0A28C955">
        <w:t>*) En la página del inicio donde hay un resumen de todas las funciones quizás se puede incluir imagenes de ejemplos que muestran visualmente las posibilidades. Que estos imagenes aparecen una vez que el mouse se mueve encima de una descripción.</w:t>
      </w:r>
    </w:p>
    <w:p w14:paraId="67D2D62E" w14:textId="412D2AD6" w:rsidR="00CA03C6" w:rsidRDefault="00CA03C6">
      <w:pPr>
        <w:pStyle w:val="Textocomentario"/>
      </w:pPr>
    </w:p>
    <w:p w14:paraId="70471119" w14:textId="0A1CDBA4" w:rsidR="00CA03C6" w:rsidRDefault="00CA03C6">
      <w:pPr>
        <w:pStyle w:val="Textocomentario"/>
      </w:pPr>
      <w:r w:rsidRPr="367751C1">
        <w:t>*) Primera página. "Built for..." Expande los usuarios. Es muy restrictivo. Solo bioinformáticos, estudiantes, investigadores, profesores.</w:t>
      </w:r>
    </w:p>
  </w:comment>
  <w:comment w:id="657" w:author="Raul Rojas Espinoza" w:date="2026-07-13T18:19:00Z" w:initials="RRE">
    <w:p w14:paraId="3C995992" w14:textId="77777777" w:rsidR="00071455" w:rsidRDefault="00000000">
      <w:pPr>
        <w:pStyle w:val="Textocomentario"/>
      </w:pPr>
      <w:r>
        <w:rPr>
          <w:rStyle w:val="Refdecomentario"/>
        </w:rPr>
        <w:annotationRef/>
      </w:r>
      <w:r>
        <w:t>Se añadió Desktop como alternativa local, se describió el onboarding y se evitaron garantías de rendimiento. Los puntos de estabilidad y UX deben cerrarse mediante pruebas de la aplicación.</w:t>
      </w:r>
    </w:p>
  </w:comment>
  <w:comment w:id="707" w:author="Facultad de Ingeniería  - Ministro de Fe" w:date="2026-04-18T10:50:00Z" w:initials="FF">
    <w:p w14:paraId="6BF586D0" w14:textId="147DF728" w:rsidR="001F48B0" w:rsidRDefault="001F48B0">
      <w:pPr>
        <w:pStyle w:val="Textocomentario"/>
      </w:pPr>
      <w:r>
        <w:rPr>
          <w:rStyle w:val="Refdecomentario"/>
        </w:rPr>
        <w:annotationRef/>
      </w:r>
      <w:r w:rsidRPr="09B9A1FC">
        <w:t>GitHub, Zenodo u otro repositorio con el código para descarga.</w:t>
      </w:r>
    </w:p>
  </w:comment>
  <w:comment w:id="706" w:author="Raul Rojas Espinoza" w:date="2026-07-13T18:19:00Z" w:initials="RRE">
    <w:p w14:paraId="1F3DE614" w14:textId="77777777" w:rsidR="00071455" w:rsidRDefault="00000000">
      <w:pPr>
        <w:pStyle w:val="Textocomentario"/>
      </w:pPr>
      <w:r>
        <w:rPr>
          <w:rStyle w:val="Refdecomentario"/>
        </w:rPr>
        <w:annotationRef/>
      </w:r>
      <w:r>
        <w:t>Se incorporaron GitHub, licencia y Data availability. Sigue pendiente añadir un DOI de Zenodo o repositorio permanente para la versión congelada.</w:t>
      </w:r>
    </w:p>
  </w:comment>
  <w:comment w:id="727" w:author="Facultad de Ingeniería  - Ministro de Fe" w:date="2026-04-18T11:20:00Z" w:initials="FF">
    <w:p w14:paraId="27BEE66A" w14:textId="1BCBE319" w:rsidR="00533428" w:rsidRDefault="00533428">
      <w:pPr>
        <w:pStyle w:val="Textocomentario"/>
      </w:pPr>
      <w:r>
        <w:rPr>
          <w:rStyle w:val="Refdecomentario"/>
        </w:rPr>
        <w:annotationRef/>
      </w:r>
      <w:r w:rsidRPr="24616EF6">
        <w:t>Falta resolución aunque se lee. Una opción es modificar ligeramente la figura aumentando el tamaño de los nombres de los genes para esta publicación.</w:t>
      </w:r>
    </w:p>
  </w:comment>
  <w:comment w:id="728" w:author="Raul Rojas Espinoza" w:date="2026-07-13T18:19:00Z" w:initials="RRE">
    <w:p w14:paraId="6ECE40CB" w14:textId="3BF09F13" w:rsidR="00071455" w:rsidRDefault="00000000">
      <w:pPr>
        <w:pStyle w:val="Textocomentario"/>
      </w:pPr>
      <w:r>
        <w:rPr>
          <w:rStyle w:val="Refdecomentario"/>
        </w:rPr>
        <w:annotationRef/>
      </w:r>
      <w:r>
        <w:t>Se actualizó el panel de arquitectura y se amplió la figura en el documento. Para el envío aún se necesita la fuente vectorial o una exportación final de al menos 350 dpi.</w:t>
      </w:r>
    </w:p>
  </w:comment>
  <w:comment w:id="723" w:author="Facultad de Ingeniería  - Ministro de Fe" w:date="2026-04-18T11:30:00Z" w:initials="FF">
    <w:p w14:paraId="71B0804D" w14:textId="64BB9D46" w:rsidR="00C12E61" w:rsidRDefault="00C12E61">
      <w:pPr>
        <w:pStyle w:val="Textocomentario"/>
      </w:pPr>
      <w:r>
        <w:rPr>
          <w:rStyle w:val="Refdecomentario"/>
        </w:rPr>
        <w:annotationRef/>
      </w:r>
      <w:r w:rsidRPr="46DB87BA">
        <w:t>Yo haría una figura para HKT agregando más visualización y comparaciones, y una figura aparte para TP53. Así, una figura de M&amp;M, y una figura por caso. Tres figuras, dos con varios paneles.</w:t>
      </w:r>
    </w:p>
  </w:comment>
  <w:comment w:id="724" w:author="Raul Rojas Espinoza" w:date="2026-07-13T18:19:00Z" w:initials="RRE">
    <w:p w14:paraId="27127BF7" w14:textId="21119281" w:rsidR="00071455" w:rsidRDefault="00000000">
      <w:pPr>
        <w:pStyle w:val="Textocomentario"/>
      </w:pPr>
      <w:r>
        <w:rPr>
          <w:rStyle w:val="Refdecomentario"/>
        </w:rPr>
        <w:annotationRef/>
      </w:r>
      <w:r>
        <w:t>Se conservó una sola figura multipanel para el Application Note; los pasos y vistas adicionales se remiten al tutorial o suplemento.</w:t>
      </w:r>
    </w:p>
  </w:comment>
  <w:comment w:id="725" w:author="Janin Riedelsberger" w:date="2026-04-23T10:47:00Z" w:initials="JR">
    <w:p w14:paraId="5F1236F9" w14:textId="6B41311F" w:rsidR="00573623" w:rsidRDefault="00573623">
      <w:pPr>
        <w:pStyle w:val="Textocomentario"/>
      </w:pPr>
      <w:r>
        <w:rPr>
          <w:rStyle w:val="Refdecomentario"/>
        </w:rPr>
        <w:annotationRef/>
      </w:r>
      <w:r w:rsidRPr="3049D308">
        <w:t>Hay que averiguar cuantas figuras permite el application note.</w:t>
      </w:r>
    </w:p>
  </w:comment>
  <w:comment w:id="726" w:author="Raul Rojas Espinoza" w:date="2026-07-13T18:19:00Z" w:initials="RRE">
    <w:p w14:paraId="708A591D" w14:textId="77777777" w:rsidR="00071455" w:rsidRDefault="00000000">
      <w:pPr>
        <w:pStyle w:val="Textocomentario"/>
      </w:pPr>
      <w:r>
        <w:rPr>
          <w:rStyle w:val="Refdecomentario"/>
        </w:rPr>
        <w:annotationRef/>
      </w:r>
      <w:r>
        <w:t>La versión revisada usa una figura multipanel, dentro del máximo de tres figuras o tablas.</w:t>
      </w:r>
    </w:p>
  </w:comment>
  <w:comment w:id="722" w:author="Facultad de Ingeniería  - Ministro de Fe" w:date="2026-04-18T10:58:00Z" w:initials="FF">
    <w:p w14:paraId="76BB135F" w14:textId="4B8FBF7D" w:rsidR="001F48B0" w:rsidRDefault="001F48B0">
      <w:pPr>
        <w:pStyle w:val="Textocomentario"/>
      </w:pPr>
      <w:r>
        <w:rPr>
          <w:rStyle w:val="Refdecomentario"/>
        </w:rPr>
        <w:annotationRef/>
      </w:r>
      <w:r w:rsidRPr="4E4521CB">
        <w:t xml:space="preserve">La figura está linda y si fuera Application Note la podríamos dejar así aunque con mucho mayor resolución. Entretanto, si es Original Research, yo separaría al menos la parte A del resto. C, D, E y F son resultados de los casos de uso. La resolución de la figura no permite entender los resultados, lo que es otra razón para separarlas. </w:t>
      </w:r>
    </w:p>
  </w:comment>
  <w:comment w:id="721" w:author="Raul Rojas Espinoza" w:date="2026-07-13T18:19:00Z" w:initials="RRE">
    <w:p w14:paraId="54909C78" w14:textId="77777777" w:rsidR="00071455" w:rsidRDefault="00000000">
      <w:pPr>
        <w:pStyle w:val="Textocomentario"/>
      </w:pPr>
      <w:r>
        <w:rPr>
          <w:rStyle w:val="Refdecomentario"/>
        </w:rPr>
        <w:annotationRef/>
      </w:r>
      <w:r>
        <w:t>La figura multipanel se mantuvo y su leyenda se acortó. Los paneles de resultados deben regenerarse desde archivos vectoriales antes de la entrega final.</w:t>
      </w:r>
    </w:p>
  </w:comment>
  <w:comment w:id="720" w:author="Janin Riedelsberger" w:date="2026-04-23T13:20:00Z" w:initials="JR">
    <w:p w14:paraId="3001A6DB" w14:textId="35A4613A" w:rsidR="0033002C" w:rsidRDefault="0033002C">
      <w:pPr>
        <w:pStyle w:val="Textocomentario"/>
      </w:pPr>
      <w:r>
        <w:rPr>
          <w:rStyle w:val="Refdecomentario"/>
        </w:rPr>
        <w:annotationRef/>
      </w:r>
      <w:r w:rsidRPr="3E74228C">
        <w:t>Dejaría más claro que hay 3 secciones (A + B,C + D,E,F). Eso con ajustes minimales de agrandar levemente espacios, por ejemplo. Inlcuiria algún titulo o similar con el nombre del workflow. E.g., Multi-Gene Search encima de B,C y Cross-Species Gene Search encima de C,E,F.</w:t>
      </w:r>
    </w:p>
    <w:p w14:paraId="15E128F3" w14:textId="7FFE2A20" w:rsidR="0033002C" w:rsidRDefault="0033002C">
      <w:pPr>
        <w:pStyle w:val="Textocomentario"/>
      </w:pPr>
    </w:p>
  </w:comment>
  <w:comment w:id="719" w:author="Raul Rojas Espinoza" w:date="2026-07-13T18:19:00Z" w:initials="RRE">
    <w:p w14:paraId="4ACF86E7" w14:textId="77777777" w:rsidR="00071455" w:rsidRDefault="00000000">
      <w:pPr>
        <w:pStyle w:val="Textocomentario"/>
      </w:pPr>
      <w:r>
        <w:rPr>
          <w:rStyle w:val="Refdecomentario"/>
        </w:rPr>
        <w:annotationRef/>
      </w:r>
      <w:r>
        <w:t>La leyenda agrupa A, B-C y D-F por arquitectura y workflow. Al regenerar la figura conviene añadir títulos visuales de grupo.</w:t>
      </w:r>
    </w:p>
  </w:comment>
  <w:comment w:id="718" w:author="Facultad de Ingeniería  - Ministro de Fe" w:date="2026-04-18T12:47:00Z" w:initials="FF">
    <w:p w14:paraId="3B2FBBA5" w14:textId="5D2EE726" w:rsidR="00C12E61" w:rsidRDefault="00C12E61">
      <w:pPr>
        <w:pStyle w:val="Textocomentario"/>
      </w:pPr>
      <w:r>
        <w:rPr>
          <w:rStyle w:val="Refdecomentario"/>
        </w:rPr>
        <w:annotationRef/>
      </w:r>
      <w:r w:rsidRPr="66709EF5">
        <w:t>Sería posible configurar colores más contrastantes entre sí para los % de identidad?</w:t>
      </w:r>
    </w:p>
  </w:comment>
  <w:comment w:id="717" w:author="Raul Rojas Espinoza" w:date="2026-07-13T18:19:00Z" w:initials="RRE">
    <w:p w14:paraId="1677278F" w14:textId="77777777" w:rsidR="00071455" w:rsidRDefault="00000000">
      <w:pPr>
        <w:pStyle w:val="Textocomentario"/>
      </w:pPr>
      <w:r>
        <w:rPr>
          <w:rStyle w:val="Refdecomentario"/>
        </w:rPr>
        <w:annotationRef/>
      </w:r>
      <w:r>
        <w:t>No se rediseñó todavía la paleta de los paneles E-F. Debe regenerarse la figura con una escala de identidad de mayor contraste y apta para daltonismo.</w:t>
      </w:r>
    </w:p>
  </w:comment>
  <w:comment w:id="748" w:author="Facultad de Ingeniería  - Ministro de Fe" w:date="2026-04-18T12:19:00Z" w:initials="FF">
    <w:p w14:paraId="7A89C4DD" w14:textId="56A1E54A" w:rsidR="00C12E61" w:rsidRDefault="00C12E61">
      <w:pPr>
        <w:pStyle w:val="Textocomentario"/>
      </w:pPr>
      <w:r>
        <w:rPr>
          <w:rStyle w:val="Refdecomentario"/>
        </w:rPr>
        <w:annotationRef/>
      </w:r>
      <w:r w:rsidRPr="799E048E">
        <w:t>Por qué Min. Local Identity es 50%?</w:t>
      </w:r>
    </w:p>
  </w:comment>
  <w:comment w:id="747" w:author="Raul Rojas Espinoza" w:date="2026-07-13T18:19:00Z" w:initials="RRE">
    <w:p w14:paraId="0FE41099" w14:textId="77777777" w:rsidR="00071455" w:rsidRDefault="00000000">
      <w:pPr>
        <w:pStyle w:val="Textocomentario"/>
      </w:pPr>
      <w:r>
        <w:rPr>
          <w:rStyle w:val="Refdecomentario"/>
        </w:rPr>
        <w:annotationRef/>
      </w:r>
      <w:r>
        <w:t>La leyenda ahora especifica el umbral mínimo de identidad local de 50% y la referencia humana.</w:t>
      </w:r>
    </w:p>
  </w:comment>
  <w:comment w:id="745" w:author="Facultad de Ingeniería  - Ministro de Fe" w:date="2026-04-18T12:48:00Z" w:initials="FF">
    <w:p w14:paraId="1567710D" w14:textId="00012925" w:rsidR="00C12E61" w:rsidRDefault="00C12E61">
      <w:pPr>
        <w:pStyle w:val="Textocomentario"/>
      </w:pPr>
      <w:r>
        <w:rPr>
          <w:rStyle w:val="Refdecomentario"/>
        </w:rPr>
        <w:annotationRef/>
      </w:r>
      <w:r w:rsidRPr="72A5D8A9">
        <w:t>architecture o structure? Hay diferencia?</w:t>
      </w:r>
    </w:p>
  </w:comment>
  <w:comment w:id="746" w:author="Raul Rojas Espinoza" w:date="2026-07-13T18:19:00Z" w:initials="RRE">
    <w:p w14:paraId="7DB55AEA" w14:textId="0899F29C" w:rsidR="00071455" w:rsidRDefault="00000000">
      <w:pPr>
        <w:pStyle w:val="Textocomentario"/>
      </w:pPr>
      <w:r>
        <w:rPr>
          <w:rStyle w:val="Refdecomentario"/>
        </w:rPr>
        <w:annotationRef/>
      </w:r>
      <w:r>
        <w:t>Se mantuvo 'architecture' de forma consistente para el diagrama de componentes del sistema.</w:t>
      </w:r>
    </w:p>
  </w:comment>
  <w:comment w:id="743" w:author="Facultad de Ingeniería  - Ministro de Fe" w:date="2026-04-18T12:34:00Z" w:initials="FF">
    <w:p w14:paraId="2398E9A4" w14:textId="7EB00ABF" w:rsidR="00C12E61" w:rsidRDefault="00C12E61">
      <w:pPr>
        <w:pStyle w:val="Textocomentario"/>
      </w:pPr>
      <w:r>
        <w:rPr>
          <w:rStyle w:val="Refdecomentario"/>
        </w:rPr>
        <w:annotationRef/>
      </w:r>
      <w:r w:rsidRPr="04AF5850">
        <w:t>Qué % de identidad se usó?</w:t>
      </w:r>
    </w:p>
    <w:p w14:paraId="0C4FA20A" w14:textId="69F0F777" w:rsidR="00C12E61" w:rsidRDefault="00C12E61">
      <w:pPr>
        <w:pStyle w:val="Textocomentario"/>
      </w:pPr>
      <w:r w:rsidRPr="75C4E3D4">
        <w:t>Cuando traté de reproducir el ejemplo, obtuve una figura diferente a la mostrada aquí.</w:t>
      </w:r>
    </w:p>
    <w:p w14:paraId="13CAFC00" w14:textId="70C4176E" w:rsidR="00C12E61" w:rsidRDefault="00C12E61">
      <w:pPr>
        <w:pStyle w:val="Textocomentario"/>
      </w:pPr>
      <w:r w:rsidRPr="013C212C">
        <w:t>Qué hice diferente?</w:t>
      </w:r>
    </w:p>
    <w:p w14:paraId="00AA5E4A" w14:textId="1AB79F53" w:rsidR="00C12E61" w:rsidRDefault="00C12E61">
      <w:pPr>
        <w:pStyle w:val="Textocomentario"/>
      </w:pPr>
      <w:r w:rsidRPr="6EB53D2C">
        <w:t>Por eso, creo que los archivos suplementarios no solo deberían traer los resultados que actualmente traen, sino además las instrucciones paso a paso (los clicks) para llegar a esos resultados.</w:t>
      </w:r>
    </w:p>
  </w:comment>
  <w:comment w:id="744" w:author="Raul Rojas Espinoza" w:date="2026-07-13T18:19:00Z" w:initials="RRE">
    <w:p w14:paraId="5C3BB103" w14:textId="77777777" w:rsidR="00071455" w:rsidRDefault="00000000">
      <w:pPr>
        <w:pStyle w:val="Textocomentario"/>
      </w:pPr>
      <w:r>
        <w:rPr>
          <w:rStyle w:val="Refdecomentario"/>
        </w:rPr>
        <w:annotationRef/>
      </w:r>
      <w:r>
        <w:t>La leyenda indica referencia humana, ventana del cuerpo génico y umbral mínimo de identidad de 50%.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97E37F7" w15:done="0"/>
  <w15:commentEx w15:paraId="3FA63526" w15:done="0"/>
  <w15:commentEx w15:paraId="6A932FC4" w15:done="0"/>
  <w15:commentEx w15:paraId="523CBDA6" w15:done="0"/>
  <w15:commentEx w15:paraId="1ADD07F9" w15:done="0"/>
  <w15:commentEx w15:paraId="76B927F1" w15:done="0"/>
  <w15:commentEx w15:paraId="1BA18492" w15:done="0"/>
  <w15:commentEx w15:paraId="3B8B929E" w15:done="0"/>
  <w15:commentEx w15:paraId="5A6D28E6" w15:done="0"/>
  <w15:commentEx w15:paraId="1C388A42" w15:paraIdParent="5A6D28E6" w15:done="0"/>
  <w15:commentEx w15:paraId="37BCE6A8" w15:done="0"/>
  <w15:commentEx w15:paraId="7435520B" w15:done="0"/>
  <w15:commentEx w15:paraId="57E2347F" w15:done="0"/>
  <w15:commentEx w15:paraId="6651DBA1" w15:done="0"/>
  <w15:commentEx w15:paraId="5B72689C" w15:done="0"/>
  <w15:commentEx w15:paraId="5F91F077" w15:paraIdParent="5B72689C" w15:done="0"/>
  <w15:commentEx w15:paraId="797FF020" w15:done="0"/>
  <w15:commentEx w15:paraId="6D638DBF" w15:done="0"/>
  <w15:commentEx w15:paraId="3869E3AA" w15:done="0"/>
  <w15:commentEx w15:paraId="1F41C58F" w15:done="0"/>
  <w15:commentEx w15:paraId="4620BD9D" w15:done="0"/>
  <w15:commentEx w15:paraId="6E7FD212" w15:paraIdParent="4620BD9D" w15:done="0"/>
  <w15:commentEx w15:paraId="3F2839F4" w15:done="0"/>
  <w15:commentEx w15:paraId="7EFAE0D1" w15:paraIdParent="3F2839F4" w15:done="0"/>
  <w15:commentEx w15:paraId="7372B625" w15:done="0"/>
  <w15:commentEx w15:paraId="63E9F06D" w15:paraIdParent="7372B625" w15:done="0"/>
  <w15:commentEx w15:paraId="6403D0CA" w15:done="0"/>
  <w15:commentEx w15:paraId="3944CB74" w15:done="0"/>
  <w15:commentEx w15:paraId="24F3A0EC" w15:done="0"/>
  <w15:commentEx w15:paraId="18B5C61A" w15:paraIdParent="24F3A0EC" w15:done="0"/>
  <w15:commentEx w15:paraId="1F533EF8" w15:done="0"/>
  <w15:commentEx w15:paraId="210076D1" w15:paraIdParent="1F533EF8" w15:done="0"/>
  <w15:commentEx w15:paraId="12BC9A6C" w15:done="0"/>
  <w15:commentEx w15:paraId="24B044F0" w15:done="0"/>
  <w15:commentEx w15:paraId="28AC78C4" w15:done="0"/>
  <w15:commentEx w15:paraId="19518375" w15:done="0"/>
  <w15:commentEx w15:paraId="0C9D5B46" w15:done="0"/>
  <w15:commentEx w15:paraId="672CD1EE" w15:done="0"/>
  <w15:commentEx w15:paraId="2B457767" w15:done="0"/>
  <w15:commentEx w15:paraId="7A1CE7B4" w15:paraIdParent="2B457767" w15:done="0"/>
  <w15:commentEx w15:paraId="5ED7C8C0" w15:done="0"/>
  <w15:commentEx w15:paraId="1AE87F55" w15:paraIdParent="5ED7C8C0" w15:done="0"/>
  <w15:commentEx w15:paraId="36734480" w15:done="0"/>
  <w15:commentEx w15:paraId="68495608" w15:paraIdParent="36734480" w15:done="0"/>
  <w15:commentEx w15:paraId="4A396C9D" w15:done="0"/>
  <w15:commentEx w15:paraId="59960FAA" w15:done="0"/>
  <w15:commentEx w15:paraId="50E1F7A9" w15:done="0"/>
  <w15:commentEx w15:paraId="3B5D7C26" w15:done="0"/>
  <w15:commentEx w15:paraId="5D4BB6A9" w15:done="0"/>
  <w15:commentEx w15:paraId="4EB6B8CF" w15:paraIdParent="5D4BB6A9" w15:done="0"/>
  <w15:commentEx w15:paraId="6C67D440" w15:paraIdParent="5D4BB6A9" w15:done="0"/>
  <w15:commentEx w15:paraId="69BA37C0" w15:paraIdParent="5D4BB6A9" w15:done="0"/>
  <w15:commentEx w15:paraId="507FF0BC" w15:done="0"/>
  <w15:commentEx w15:paraId="3D7E7AAB" w15:done="0"/>
  <w15:commentEx w15:paraId="63E020A1" w15:done="0"/>
  <w15:commentEx w15:paraId="5C791CBC" w15:paraIdParent="63E020A1" w15:done="0"/>
  <w15:commentEx w15:paraId="73B26F02" w15:done="0"/>
  <w15:commentEx w15:paraId="3834B87B" w15:done="0"/>
  <w15:commentEx w15:paraId="3D3F31BB" w15:done="0"/>
  <w15:commentEx w15:paraId="6CE3C373" w15:done="0"/>
  <w15:commentEx w15:paraId="50B25D5F" w15:done="0"/>
  <w15:commentEx w15:paraId="78CDF2AF" w15:done="0"/>
  <w15:commentEx w15:paraId="53FCB510" w15:done="0"/>
  <w15:commentEx w15:paraId="0DC69AFD" w15:paraIdParent="53FCB510" w15:done="0"/>
  <w15:commentEx w15:paraId="5069EB45" w15:done="0"/>
  <w15:commentEx w15:paraId="3FF51E8B" w15:paraIdParent="5069EB45" w15:done="0"/>
  <w15:commentEx w15:paraId="45AD6B05" w15:done="0"/>
  <w15:commentEx w15:paraId="0C708AFC" w15:done="0"/>
  <w15:commentEx w15:paraId="6818FB84" w15:done="0"/>
  <w15:commentEx w15:paraId="5A90B38D" w15:paraIdParent="6818FB84" w15:done="0"/>
  <w15:commentEx w15:paraId="3F3E97DD" w15:done="0"/>
  <w15:commentEx w15:paraId="477E172F" w15:paraIdParent="3F3E97DD" w15:done="0"/>
  <w15:commentEx w15:paraId="70471119" w15:done="0"/>
  <w15:commentEx w15:paraId="3C995992" w15:done="0"/>
  <w15:commentEx w15:paraId="6BF586D0" w15:done="0"/>
  <w15:commentEx w15:paraId="1F3DE614" w15:done="0"/>
  <w15:commentEx w15:paraId="27BEE66A" w15:done="0"/>
  <w15:commentEx w15:paraId="6ECE40CB" w15:paraIdParent="27BEE66A" w15:done="0"/>
  <w15:commentEx w15:paraId="71B0804D" w15:done="0"/>
  <w15:commentEx w15:paraId="27127BF7" w15:paraIdParent="71B0804D" w15:done="0"/>
  <w15:commentEx w15:paraId="5F1236F9" w15:paraIdParent="71B0804D" w15:done="0"/>
  <w15:commentEx w15:paraId="708A591D" w15:paraIdParent="71B0804D" w15:done="0"/>
  <w15:commentEx w15:paraId="76BB135F" w15:done="0"/>
  <w15:commentEx w15:paraId="54909C78" w15:done="0"/>
  <w15:commentEx w15:paraId="15E128F3" w15:done="0"/>
  <w15:commentEx w15:paraId="4ACF86E7" w15:done="0"/>
  <w15:commentEx w15:paraId="3B2FBBA5" w15:done="0"/>
  <w15:commentEx w15:paraId="1677278F" w15:done="0"/>
  <w15:commentEx w15:paraId="7A89C4DD" w15:done="0"/>
  <w15:commentEx w15:paraId="0FE41099" w15:done="0"/>
  <w15:commentEx w15:paraId="1567710D" w15:done="0"/>
  <w15:commentEx w15:paraId="7DB55AEA" w15:paraIdParent="1567710D" w15:done="0"/>
  <w15:commentEx w15:paraId="00AA5E4A" w15:done="0"/>
  <w15:commentEx w15:paraId="5C3BB103" w15:paraIdParent="00AA5E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A008EB" w16cex:dateUtc="2026-04-17T22:42:00Z"/>
  <w16cex:commentExtensible w16cex:durableId="13BE8EAB" w16cex:dateUtc="2026-04-22T04:21:00Z"/>
  <w16cex:commentExtensible w16cex:durableId="08A53930" w16cex:dateUtc="2026-04-22T04:44:00Z"/>
  <w16cex:commentExtensible w16cex:durableId="6942271F" w16cex:dateUtc="2026-04-22T19:48:00Z"/>
  <w16cex:commentExtensible w16cex:durableId="565E8606" w16cex:dateUtc="2026-04-18T15:11:00Z"/>
  <w16cex:commentExtensible w16cex:durableId="7A52D4E8" w16cex:dateUtc="2026-04-23T17:27:00Z"/>
  <w16cex:commentExtensible w16cex:durableId="363AEC1C" w16cex:dateUtc="2026-04-22T04:24:00Z"/>
  <w16cex:commentExtensible w16cex:durableId="0FA56C4F" w16cex:dateUtc="2026-04-17T21:55:00Z"/>
  <w16cex:commentExtensible w16cex:durableId="479A22DE" w16cex:dateUtc="2026-07-13T18:19:00Z"/>
  <w16cex:commentExtensible w16cex:durableId="6DC65D34" w16cex:dateUtc="2026-04-17T21:56:00Z"/>
  <w16cex:commentExtensible w16cex:durableId="13855E4B" w16cex:dateUtc="2026-04-17T21:56:00Z"/>
  <w16cex:commentExtensible w16cex:durableId="12E91572" w16cex:dateUtc="2026-04-22T04:29:00Z"/>
  <w16cex:commentExtensible w16cex:durableId="439DDE6D" w16cex:dateUtc="2026-04-22T04:30:00Z"/>
  <w16cex:commentExtensible w16cex:durableId="28A064F2" w16cex:dateUtc="2026-04-22T04:32:00Z"/>
  <w16cex:commentExtensible w16cex:durableId="1F346688" w16cex:dateUtc="2026-04-17T22:36:00Z"/>
  <w16cex:commentExtensible w16cex:durableId="4390AAC7" w16cex:dateUtc="2026-04-17T22:38:00Z"/>
  <w16cex:commentExtensible w16cex:durableId="0FF94276" w16cex:dateUtc="2026-07-13T18:19:00Z"/>
  <w16cex:commentExtensible w16cex:durableId="0F27A322" w16cex:dateUtc="2026-04-18T15:14:00Z"/>
  <w16cex:commentExtensible w16cex:durableId="0F7DFC8A" w16cex:dateUtc="2026-04-23T14:24:00Z"/>
  <w16cex:commentExtensible w16cex:durableId="12EAA621" w16cex:dateUtc="2026-04-23T14:25:00Z"/>
  <w16cex:commentExtensible w16cex:durableId="5BCD3088" w16cex:dateUtc="2026-04-23T14:29:00Z"/>
  <w16cex:commentExtensible w16cex:durableId="681D0C46" w16cex:dateUtc="2026-04-23T14:28:00Z"/>
  <w16cex:commentExtensible w16cex:durableId="7E12C6FA" w16cex:dateUtc="2026-04-18T16:36:00Z"/>
  <w16cex:commentExtensible w16cex:durableId="1E2B0C9A" w16cex:dateUtc="2026-07-13T18:19:00Z"/>
  <w16cex:commentExtensible w16cex:durableId="2C429310" w16cex:dateUtc="2026-04-23T15:22:00Z"/>
  <w16cex:commentExtensible w16cex:durableId="4E7A90E3" w16cex:dateUtc="2026-04-18T15:24:00Z"/>
  <w16cex:commentExtensible w16cex:durableId="06472FC6" w16cex:dateUtc="2026-04-23T17:07:00Z"/>
  <w16cex:commentExtensible w16cex:durableId="720C3F29" w16cex:dateUtc="2026-04-18T16:16:00Z"/>
  <w16cex:commentExtensible w16cex:durableId="18CB5127" w16cex:dateUtc="2026-04-23T16:41:00Z"/>
  <w16cex:commentExtensible w16cex:durableId="51302549" w16cex:dateUtc="2026-07-13T18:19:00Z"/>
  <w16cex:commentExtensible w16cex:durableId="7BC1C105" w16cex:dateUtc="2026-04-18T15:53:00Z"/>
  <w16cex:commentExtensible w16cex:durableId="17F786F4" w16cex:dateUtc="2026-04-23T14:39:00Z"/>
  <w16cex:commentExtensible w16cex:durableId="2941E68A" w16cex:dateUtc="2026-07-13T18:19:00Z"/>
  <w16cex:commentExtensible w16cex:durableId="7B00D477" w16cex:dateUtc="2026-04-23T15:05:00Z"/>
  <w16cex:commentExtensible w16cex:durableId="46305644" w16cex:dateUtc="2026-04-18T15:44:00Z"/>
  <w16cex:commentExtensible w16cex:durableId="32515B5E" w16cex:dateUtc="2026-04-23T15:03:00Z"/>
  <w16cex:commentExtensible w16cex:durableId="51AA3050" w16cex:dateUtc="2026-04-18T16:08:00Z"/>
  <w16cex:commentExtensible w16cex:durableId="6C37E0A7" w16cex:dateUtc="2026-04-18T15:38:00Z"/>
  <w16cex:commentExtensible w16cex:durableId="642B8434" w16cex:dateUtc="2026-04-23T17:08:00Z"/>
  <w16cex:commentExtensible w16cex:durableId="6A628944" w16cex:dateUtc="2026-04-18T15:57:00Z"/>
  <w16cex:commentExtensible w16cex:durableId="57B02C0E" w16cex:dateUtc="2026-04-23T17:13:00Z"/>
  <w16cex:commentExtensible w16cex:durableId="7F45FB44" w16cex:dateUtc="2026-07-13T18:19:00Z"/>
  <w16cex:commentExtensible w16cex:durableId="5DA34BDC" w16cex:dateUtc="2026-04-23T17:41:00Z"/>
  <w16cex:commentExtensible w16cex:durableId="2D72A11C" w16cex:dateUtc="2026-04-18T14:50:00Z"/>
  <w16cex:commentExtensible w16cex:durableId="2EB3A174" w16cex:dateUtc="2026-04-18T15:20:00Z"/>
  <w16cex:commentExtensible w16cex:durableId="07A5C03E" w16cex:dateUtc="2026-04-18T15:30:00Z"/>
  <w16cex:commentExtensible w16cex:durableId="1AE5A426" w16cex:dateUtc="2026-04-23T14:47:00Z"/>
  <w16cex:commentExtensible w16cex:durableId="0179D522" w16cex:dateUtc="2026-04-18T14:58:00Z"/>
  <w16cex:commentExtensible w16cex:durableId="07BDF160" w16cex:dateUtc="2026-04-23T17:20:00Z"/>
  <w16cex:commentExtensible w16cex:durableId="122C8E7F" w16cex:dateUtc="2026-04-18T16:47:00Z"/>
  <w16cex:commentExtensible w16cex:durableId="62FEA144" w16cex:dateUtc="2026-04-18T16:19:00Z"/>
  <w16cex:commentExtensible w16cex:durableId="31BCE91C" w16cex:dateUtc="2026-04-18T16:48:00Z"/>
  <w16cex:commentExtensible w16cex:durableId="2C45F152" w16cex:dateUtc="2026-07-13T18:19:00Z"/>
  <w16cex:commentExtensible w16cex:durableId="58227AE7" w16cex:dateUtc="2026-04-18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97E37F7" w16cid:durableId="2EA008EB"/>
  <w16cid:commentId w16cid:paraId="3FA63526" w16cid:durableId="3FA63526"/>
  <w16cid:commentId w16cid:paraId="6A932FC4" w16cid:durableId="13BE8EAB"/>
  <w16cid:commentId w16cid:paraId="523CBDA6" w16cid:durableId="49AE78D7"/>
  <w16cid:commentId w16cid:paraId="1ADD07F9" w16cid:durableId="08A53930"/>
  <w16cid:commentId w16cid:paraId="76B927F1" w16cid:durableId="057460E8"/>
  <w16cid:commentId w16cid:paraId="1BA18492" w16cid:durableId="6942271F"/>
  <w16cid:commentId w16cid:paraId="3B8B929E" w16cid:durableId="07F0B031"/>
  <w16cid:commentId w16cid:paraId="5A6D28E6" w16cid:durableId="565E8606"/>
  <w16cid:commentId w16cid:paraId="1C388A42" w16cid:durableId="7437D920"/>
  <w16cid:commentId w16cid:paraId="37BCE6A8" w16cid:durableId="7A52D4E8"/>
  <w16cid:commentId w16cid:paraId="7435520B" w16cid:durableId="7435520B"/>
  <w16cid:commentId w16cid:paraId="57E2347F" w16cid:durableId="363AEC1C"/>
  <w16cid:commentId w16cid:paraId="6651DBA1" w16cid:durableId="6651DBA1"/>
  <w16cid:commentId w16cid:paraId="5B72689C" w16cid:durableId="0FA56C4F"/>
  <w16cid:commentId w16cid:paraId="5F91F077" w16cid:durableId="479A22DE"/>
  <w16cid:commentId w16cid:paraId="797FF020" w16cid:durableId="6DC65D34"/>
  <w16cid:commentId w16cid:paraId="6D638DBF" w16cid:durableId="6D638DBF"/>
  <w16cid:commentId w16cid:paraId="3869E3AA" w16cid:durableId="13855E4B"/>
  <w16cid:commentId w16cid:paraId="1F41C58F" w16cid:durableId="1F41C58F"/>
  <w16cid:commentId w16cid:paraId="4620BD9D" w16cid:durableId="12E91572"/>
  <w16cid:commentId w16cid:paraId="6E7FD212" w16cid:durableId="70068137"/>
  <w16cid:commentId w16cid:paraId="3F2839F4" w16cid:durableId="439DDE6D"/>
  <w16cid:commentId w16cid:paraId="7EFAE0D1" w16cid:durableId="09F53DAF"/>
  <w16cid:commentId w16cid:paraId="7372B625" w16cid:durableId="28A064F2"/>
  <w16cid:commentId w16cid:paraId="63E9F06D" w16cid:durableId="2C5D7845"/>
  <w16cid:commentId w16cid:paraId="6403D0CA" w16cid:durableId="1F346688"/>
  <w16cid:commentId w16cid:paraId="3944CB74" w16cid:durableId="3944CB74"/>
  <w16cid:commentId w16cid:paraId="24F3A0EC" w16cid:durableId="4390AAC7"/>
  <w16cid:commentId w16cid:paraId="18B5C61A" w16cid:durableId="0FF94276"/>
  <w16cid:commentId w16cid:paraId="1F533EF8" w16cid:durableId="0F27A322"/>
  <w16cid:commentId w16cid:paraId="210076D1" w16cid:durableId="260E63AA"/>
  <w16cid:commentId w16cid:paraId="12BC9A6C" w16cid:durableId="0F7DFC8A"/>
  <w16cid:commentId w16cid:paraId="24B044F0" w16cid:durableId="24B044F0"/>
  <w16cid:commentId w16cid:paraId="28AC78C4" w16cid:durableId="12EAA621"/>
  <w16cid:commentId w16cid:paraId="19518375" w16cid:durableId="19518375"/>
  <w16cid:commentId w16cid:paraId="0C9D5B46" w16cid:durableId="5BCD3088"/>
  <w16cid:commentId w16cid:paraId="672CD1EE" w16cid:durableId="672CD1EE"/>
  <w16cid:commentId w16cid:paraId="2B457767" w16cid:durableId="681D0C46"/>
  <w16cid:commentId w16cid:paraId="7A1CE7B4" w16cid:durableId="1EBA1956"/>
  <w16cid:commentId w16cid:paraId="5ED7C8C0" w16cid:durableId="7E12C6FA"/>
  <w16cid:commentId w16cid:paraId="1AE87F55" w16cid:durableId="1E2B0C9A"/>
  <w16cid:commentId w16cid:paraId="36734480" w16cid:durableId="2C429310"/>
  <w16cid:commentId w16cid:paraId="68495608" w16cid:durableId="7FB47E1B"/>
  <w16cid:commentId w16cid:paraId="4A396C9D" w16cid:durableId="4E7A90E3"/>
  <w16cid:commentId w16cid:paraId="59960FAA" w16cid:durableId="59960FAA"/>
  <w16cid:commentId w16cid:paraId="50E1F7A9" w16cid:durableId="06472FC6"/>
  <w16cid:commentId w16cid:paraId="3B5D7C26" w16cid:durableId="3B5D7C26"/>
  <w16cid:commentId w16cid:paraId="5D4BB6A9" w16cid:durableId="720C3F29"/>
  <w16cid:commentId w16cid:paraId="4EB6B8CF" w16cid:durableId="3AF9B5A8"/>
  <w16cid:commentId w16cid:paraId="6C67D440" w16cid:durableId="18CB5127"/>
  <w16cid:commentId w16cid:paraId="69BA37C0" w16cid:durableId="51302549"/>
  <w16cid:commentId w16cid:paraId="507FF0BC" w16cid:durableId="7BC1C105"/>
  <w16cid:commentId w16cid:paraId="3D7E7AAB" w16cid:durableId="3D7E7AAB"/>
  <w16cid:commentId w16cid:paraId="63E020A1" w16cid:durableId="17F786F4"/>
  <w16cid:commentId w16cid:paraId="5C791CBC" w16cid:durableId="2941E68A"/>
  <w16cid:commentId w16cid:paraId="73B26F02" w16cid:durableId="7B00D477"/>
  <w16cid:commentId w16cid:paraId="3834B87B" w16cid:durableId="3834B87B"/>
  <w16cid:commentId w16cid:paraId="3D3F31BB" w16cid:durableId="46305644"/>
  <w16cid:commentId w16cid:paraId="6CE3C373" w16cid:durableId="6CE3C373"/>
  <w16cid:commentId w16cid:paraId="50B25D5F" w16cid:durableId="32515B5E"/>
  <w16cid:commentId w16cid:paraId="78CDF2AF" w16cid:durableId="78CDF2AF"/>
  <w16cid:commentId w16cid:paraId="53FCB510" w16cid:durableId="51AA3050"/>
  <w16cid:commentId w16cid:paraId="0DC69AFD" w16cid:durableId="24F61D34"/>
  <w16cid:commentId w16cid:paraId="5069EB45" w16cid:durableId="6C37E0A7"/>
  <w16cid:commentId w16cid:paraId="3FF51E8B" w16cid:durableId="605211AF"/>
  <w16cid:commentId w16cid:paraId="45AD6B05" w16cid:durableId="642B8434"/>
  <w16cid:commentId w16cid:paraId="0C708AFC" w16cid:durableId="0C708AFC"/>
  <w16cid:commentId w16cid:paraId="6818FB84" w16cid:durableId="6A628944"/>
  <w16cid:commentId w16cid:paraId="5A90B38D" w16cid:durableId="2A3DB1DD"/>
  <w16cid:commentId w16cid:paraId="3F3E97DD" w16cid:durableId="57B02C0E"/>
  <w16cid:commentId w16cid:paraId="477E172F" w16cid:durableId="7F45FB44"/>
  <w16cid:commentId w16cid:paraId="70471119" w16cid:durableId="5DA34BDC"/>
  <w16cid:commentId w16cid:paraId="3C995992" w16cid:durableId="3C995992"/>
  <w16cid:commentId w16cid:paraId="6BF586D0" w16cid:durableId="2D72A11C"/>
  <w16cid:commentId w16cid:paraId="1F3DE614" w16cid:durableId="1F3DE614"/>
  <w16cid:commentId w16cid:paraId="27BEE66A" w16cid:durableId="2EB3A174"/>
  <w16cid:commentId w16cid:paraId="6ECE40CB" w16cid:durableId="5D4FFF04"/>
  <w16cid:commentId w16cid:paraId="71B0804D" w16cid:durableId="07A5C03E"/>
  <w16cid:commentId w16cid:paraId="27127BF7" w16cid:durableId="037543DF"/>
  <w16cid:commentId w16cid:paraId="5F1236F9" w16cid:durableId="1AE5A426"/>
  <w16cid:commentId w16cid:paraId="708A591D" w16cid:durableId="3928316A"/>
  <w16cid:commentId w16cid:paraId="76BB135F" w16cid:durableId="0179D522"/>
  <w16cid:commentId w16cid:paraId="54909C78" w16cid:durableId="54909C78"/>
  <w16cid:commentId w16cid:paraId="15E128F3" w16cid:durableId="07BDF160"/>
  <w16cid:commentId w16cid:paraId="4ACF86E7" w16cid:durableId="4ACF86E7"/>
  <w16cid:commentId w16cid:paraId="3B2FBBA5" w16cid:durableId="122C8E7F"/>
  <w16cid:commentId w16cid:paraId="1677278F" w16cid:durableId="1677278F"/>
  <w16cid:commentId w16cid:paraId="7A89C4DD" w16cid:durableId="62FEA144"/>
  <w16cid:commentId w16cid:paraId="0FE41099" w16cid:durableId="0FE41099"/>
  <w16cid:commentId w16cid:paraId="1567710D" w16cid:durableId="31BCE91C"/>
  <w16cid:commentId w16cid:paraId="7DB55AEA" w16cid:durableId="2C45F152"/>
  <w16cid:commentId w16cid:paraId="00AA5E4A" w16cid:durableId="58227AE7"/>
  <w16cid:commentId w16cid:paraId="5C3BB103" w16cid:durableId="2CDF62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70A616" w14:textId="77777777" w:rsidR="00645134" w:rsidRDefault="00645134">
      <w:pPr>
        <w:spacing w:line="240" w:lineRule="auto"/>
      </w:pPr>
      <w:r>
        <w:separator/>
      </w:r>
    </w:p>
  </w:endnote>
  <w:endnote w:type="continuationSeparator" w:id="0">
    <w:p w14:paraId="3CE5DBFF" w14:textId="77777777" w:rsidR="00645134" w:rsidRDefault="006451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C30B6" w14:textId="77777777" w:rsidR="009A670F" w:rsidRDefault="00B86A4E">
    <w:pPr>
      <w:jc w:val="center"/>
    </w:pPr>
    <w:r>
      <w:rPr>
        <w:sz w:val="20"/>
        <w:szCs w:val="20"/>
      </w:rPr>
      <w:fldChar w:fldCharType="begin"/>
    </w:r>
    <w:r>
      <w:rPr>
        <w:sz w:val="20"/>
        <w:szCs w:val="20"/>
      </w:rPr>
      <w:instrText>PAGE</w:instrText>
    </w:r>
    <w:r>
      <w:rPr>
        <w:sz w:val="20"/>
        <w:szCs w:val="20"/>
      </w:rPr>
      <w:fldChar w:fldCharType="separate"/>
    </w:r>
    <w:r w:rsidR="00D9566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40D64B" w14:textId="77777777" w:rsidR="00645134" w:rsidRDefault="00645134">
      <w:pPr>
        <w:spacing w:line="240" w:lineRule="auto"/>
      </w:pPr>
      <w:r>
        <w:separator/>
      </w:r>
    </w:p>
  </w:footnote>
  <w:footnote w:type="continuationSeparator" w:id="0">
    <w:p w14:paraId="69F50995" w14:textId="77777777" w:rsidR="00645134" w:rsidRDefault="006451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744F6"/>
    <w:multiLevelType w:val="hybridMultilevel"/>
    <w:tmpl w:val="1AF47040"/>
    <w:lvl w:ilvl="0" w:tplc="017E8906">
      <w:start w:val="2"/>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C350E0D"/>
    <w:multiLevelType w:val="hybridMultilevel"/>
    <w:tmpl w:val="38BAAECA"/>
    <w:lvl w:ilvl="0" w:tplc="F14A5726">
      <w:start w:val="1"/>
      <w:numFmt w:val="bullet"/>
      <w:lvlText w:val="●"/>
      <w:lvlJc w:val="left"/>
      <w:pPr>
        <w:ind w:left="720" w:hanging="360"/>
      </w:pPr>
    </w:lvl>
    <w:lvl w:ilvl="1" w:tplc="9D403444">
      <w:start w:val="1"/>
      <w:numFmt w:val="bullet"/>
      <w:lvlText w:val="○"/>
      <w:lvlJc w:val="left"/>
      <w:pPr>
        <w:ind w:left="1440" w:hanging="360"/>
      </w:pPr>
    </w:lvl>
    <w:lvl w:ilvl="2" w:tplc="933847F4">
      <w:start w:val="1"/>
      <w:numFmt w:val="bullet"/>
      <w:lvlText w:val="■"/>
      <w:lvlJc w:val="left"/>
      <w:pPr>
        <w:ind w:left="2160" w:hanging="360"/>
      </w:pPr>
    </w:lvl>
    <w:lvl w:ilvl="3" w:tplc="E07473B4">
      <w:start w:val="1"/>
      <w:numFmt w:val="bullet"/>
      <w:lvlText w:val="●"/>
      <w:lvlJc w:val="left"/>
      <w:pPr>
        <w:ind w:left="2880" w:hanging="360"/>
      </w:pPr>
    </w:lvl>
    <w:lvl w:ilvl="4" w:tplc="6466153E">
      <w:start w:val="1"/>
      <w:numFmt w:val="bullet"/>
      <w:lvlText w:val="○"/>
      <w:lvlJc w:val="left"/>
      <w:pPr>
        <w:ind w:left="3600" w:hanging="360"/>
      </w:pPr>
    </w:lvl>
    <w:lvl w:ilvl="5" w:tplc="4DAAE670">
      <w:start w:val="1"/>
      <w:numFmt w:val="bullet"/>
      <w:lvlText w:val="■"/>
      <w:lvlJc w:val="left"/>
      <w:pPr>
        <w:ind w:left="4320" w:hanging="360"/>
      </w:pPr>
    </w:lvl>
    <w:lvl w:ilvl="6" w:tplc="EFE6DDB8">
      <w:start w:val="1"/>
      <w:numFmt w:val="bullet"/>
      <w:lvlText w:val="●"/>
      <w:lvlJc w:val="left"/>
      <w:pPr>
        <w:ind w:left="5040" w:hanging="360"/>
      </w:pPr>
    </w:lvl>
    <w:lvl w:ilvl="7" w:tplc="9B7EC3E8">
      <w:start w:val="1"/>
      <w:numFmt w:val="bullet"/>
      <w:lvlText w:val="●"/>
      <w:lvlJc w:val="left"/>
      <w:pPr>
        <w:ind w:left="5760" w:hanging="360"/>
      </w:pPr>
    </w:lvl>
    <w:lvl w:ilvl="8" w:tplc="162E4BAC">
      <w:start w:val="1"/>
      <w:numFmt w:val="bullet"/>
      <w:lvlText w:val="●"/>
      <w:lvlJc w:val="left"/>
      <w:pPr>
        <w:ind w:left="6480" w:hanging="360"/>
      </w:pPr>
    </w:lvl>
  </w:abstractNum>
  <w:abstractNum w:abstractNumId="2" w15:restartNumberingAfterBreak="0">
    <w:nsid w:val="769B6EEE"/>
    <w:multiLevelType w:val="hybridMultilevel"/>
    <w:tmpl w:val="00446E42"/>
    <w:lvl w:ilvl="0" w:tplc="7A62676A">
      <w:start w:val="1"/>
      <w:numFmt w:val="bullet"/>
      <w:lvlText w:val="•"/>
      <w:lvlJc w:val="left"/>
      <w:pPr>
        <w:ind w:left="720" w:hanging="360"/>
      </w:pPr>
    </w:lvl>
    <w:lvl w:ilvl="1" w:tplc="B1D27B7E">
      <w:numFmt w:val="decimal"/>
      <w:lvlText w:val=""/>
      <w:lvlJc w:val="left"/>
    </w:lvl>
    <w:lvl w:ilvl="2" w:tplc="079C4900">
      <w:numFmt w:val="decimal"/>
      <w:lvlText w:val=""/>
      <w:lvlJc w:val="left"/>
    </w:lvl>
    <w:lvl w:ilvl="3" w:tplc="1BA02334">
      <w:numFmt w:val="decimal"/>
      <w:lvlText w:val=""/>
      <w:lvlJc w:val="left"/>
    </w:lvl>
    <w:lvl w:ilvl="4" w:tplc="0532B87C">
      <w:numFmt w:val="decimal"/>
      <w:lvlText w:val=""/>
      <w:lvlJc w:val="left"/>
    </w:lvl>
    <w:lvl w:ilvl="5" w:tplc="E0827972">
      <w:numFmt w:val="decimal"/>
      <w:lvlText w:val=""/>
      <w:lvlJc w:val="left"/>
    </w:lvl>
    <w:lvl w:ilvl="6" w:tplc="7B749982">
      <w:numFmt w:val="decimal"/>
      <w:lvlText w:val=""/>
      <w:lvlJc w:val="left"/>
    </w:lvl>
    <w:lvl w:ilvl="7" w:tplc="9AFC2D12">
      <w:numFmt w:val="decimal"/>
      <w:lvlText w:val=""/>
      <w:lvlJc w:val="left"/>
    </w:lvl>
    <w:lvl w:ilvl="8" w:tplc="5544AC6A">
      <w:numFmt w:val="decimal"/>
      <w:lvlText w:val=""/>
      <w:lvlJc w:val="left"/>
    </w:lvl>
  </w:abstractNum>
  <w:num w:numId="1" w16cid:durableId="1052466138">
    <w:abstractNumId w:val="1"/>
    <w:lvlOverride w:ilvl="0">
      <w:startOverride w:val="1"/>
    </w:lvlOverride>
  </w:num>
  <w:num w:numId="2" w16cid:durableId="1732580127">
    <w:abstractNumId w:val="2"/>
    <w:lvlOverride w:ilvl="0">
      <w:startOverride w:val="1"/>
    </w:lvlOverride>
  </w:num>
  <w:num w:numId="3" w16cid:durableId="15338371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ul Rojas Espinoza">
    <w15:presenceInfo w15:providerId="AD" w15:userId="S::raul.rojas@utalca.cl::2a4adf5c-2830-4027-800b-6aa6360ff3eb"/>
  </w15:person>
  <w15:person w15:author="Facultad de Ingeniería  - Ministro de Fe">
    <w15:presenceInfo w15:providerId="AD" w15:userId="S::secretaria.fi@utalca.cl::85fa533b-8a8d-43ca-9066-2fe5c2588353"/>
  </w15:person>
  <w15:person w15:author="Janin Riedelsberger">
    <w15:presenceInfo w15:providerId="AD" w15:userId="S::jriedelsberger@utalca.cl::af44ae8a-7747-492b-ab18-96fc4b47d94c"/>
  </w15:person>
  <w15:person w15:author="raul ignacio rojas espinoza">
    <w15:presenceInfo w15:providerId="AD" w15:userId="S::raul.rojas@utalca.cl::2a4adf5c-2830-4027-800b-6aa6360ff3e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70F"/>
    <w:rsid w:val="0000231F"/>
    <w:rsid w:val="00013C95"/>
    <w:rsid w:val="000178CE"/>
    <w:rsid w:val="00021770"/>
    <w:rsid w:val="000227E9"/>
    <w:rsid w:val="000235C7"/>
    <w:rsid w:val="000239D3"/>
    <w:rsid w:val="00025F23"/>
    <w:rsid w:val="00026595"/>
    <w:rsid w:val="00040F12"/>
    <w:rsid w:val="00057F51"/>
    <w:rsid w:val="00061755"/>
    <w:rsid w:val="00071455"/>
    <w:rsid w:val="000721DF"/>
    <w:rsid w:val="00084EEE"/>
    <w:rsid w:val="00091884"/>
    <w:rsid w:val="00094942"/>
    <w:rsid w:val="000A3821"/>
    <w:rsid w:val="000B06A3"/>
    <w:rsid w:val="000C6693"/>
    <w:rsid w:val="000D06C8"/>
    <w:rsid w:val="000E588A"/>
    <w:rsid w:val="000F35D9"/>
    <w:rsid w:val="00101F13"/>
    <w:rsid w:val="001024DC"/>
    <w:rsid w:val="0010256F"/>
    <w:rsid w:val="00107136"/>
    <w:rsid w:val="00143506"/>
    <w:rsid w:val="00143870"/>
    <w:rsid w:val="001454D5"/>
    <w:rsid w:val="00160637"/>
    <w:rsid w:val="00167C98"/>
    <w:rsid w:val="0017675D"/>
    <w:rsid w:val="00176B4D"/>
    <w:rsid w:val="001770C0"/>
    <w:rsid w:val="001836BC"/>
    <w:rsid w:val="00187C30"/>
    <w:rsid w:val="00190CCC"/>
    <w:rsid w:val="00192F2E"/>
    <w:rsid w:val="00193380"/>
    <w:rsid w:val="001B1FD5"/>
    <w:rsid w:val="001B345C"/>
    <w:rsid w:val="001C1C52"/>
    <w:rsid w:val="001C7E7A"/>
    <w:rsid w:val="001D0383"/>
    <w:rsid w:val="001D7726"/>
    <w:rsid w:val="001E71CA"/>
    <w:rsid w:val="001F0298"/>
    <w:rsid w:val="001F48B0"/>
    <w:rsid w:val="001F7A55"/>
    <w:rsid w:val="00210DE8"/>
    <w:rsid w:val="00224185"/>
    <w:rsid w:val="0022FB95"/>
    <w:rsid w:val="002350D8"/>
    <w:rsid w:val="00242A19"/>
    <w:rsid w:val="002510A0"/>
    <w:rsid w:val="0027384D"/>
    <w:rsid w:val="002A3342"/>
    <w:rsid w:val="002D15D7"/>
    <w:rsid w:val="002D1F63"/>
    <w:rsid w:val="002D39DB"/>
    <w:rsid w:val="002D600F"/>
    <w:rsid w:val="002F22A1"/>
    <w:rsid w:val="00302078"/>
    <w:rsid w:val="0030284A"/>
    <w:rsid w:val="00310B58"/>
    <w:rsid w:val="003131A1"/>
    <w:rsid w:val="003136C9"/>
    <w:rsid w:val="00313960"/>
    <w:rsid w:val="00313DE3"/>
    <w:rsid w:val="003219D2"/>
    <w:rsid w:val="00322C93"/>
    <w:rsid w:val="00329435"/>
    <w:rsid w:val="0033002C"/>
    <w:rsid w:val="003338A9"/>
    <w:rsid w:val="0033395A"/>
    <w:rsid w:val="00347CB3"/>
    <w:rsid w:val="003512C5"/>
    <w:rsid w:val="0035472D"/>
    <w:rsid w:val="003717F4"/>
    <w:rsid w:val="003935B0"/>
    <w:rsid w:val="00393C16"/>
    <w:rsid w:val="00397B90"/>
    <w:rsid w:val="003A15E8"/>
    <w:rsid w:val="003A428A"/>
    <w:rsid w:val="003A475A"/>
    <w:rsid w:val="003C6D59"/>
    <w:rsid w:val="003D0030"/>
    <w:rsid w:val="003D2DC8"/>
    <w:rsid w:val="003E3BE4"/>
    <w:rsid w:val="003E47BB"/>
    <w:rsid w:val="003E4819"/>
    <w:rsid w:val="003E5DC8"/>
    <w:rsid w:val="003F1BD1"/>
    <w:rsid w:val="003F5B9E"/>
    <w:rsid w:val="004035D4"/>
    <w:rsid w:val="0040580C"/>
    <w:rsid w:val="00410B6F"/>
    <w:rsid w:val="0041634F"/>
    <w:rsid w:val="00416D3E"/>
    <w:rsid w:val="004247CA"/>
    <w:rsid w:val="00440843"/>
    <w:rsid w:val="00441011"/>
    <w:rsid w:val="00461975"/>
    <w:rsid w:val="00466865"/>
    <w:rsid w:val="0047132D"/>
    <w:rsid w:val="004717F3"/>
    <w:rsid w:val="00477911"/>
    <w:rsid w:val="00481B85"/>
    <w:rsid w:val="00484B5D"/>
    <w:rsid w:val="00493ED3"/>
    <w:rsid w:val="0049718E"/>
    <w:rsid w:val="004A2ABF"/>
    <w:rsid w:val="004B0373"/>
    <w:rsid w:val="004B6F40"/>
    <w:rsid w:val="004B7583"/>
    <w:rsid w:val="004C351B"/>
    <w:rsid w:val="004D058B"/>
    <w:rsid w:val="004D5424"/>
    <w:rsid w:val="004E1282"/>
    <w:rsid w:val="004E1AAE"/>
    <w:rsid w:val="004F03D6"/>
    <w:rsid w:val="00511D55"/>
    <w:rsid w:val="00533428"/>
    <w:rsid w:val="00533A75"/>
    <w:rsid w:val="00537868"/>
    <w:rsid w:val="005420C5"/>
    <w:rsid w:val="005542C8"/>
    <w:rsid w:val="00557F3E"/>
    <w:rsid w:val="00562D98"/>
    <w:rsid w:val="005667AC"/>
    <w:rsid w:val="00567237"/>
    <w:rsid w:val="00573623"/>
    <w:rsid w:val="00574440"/>
    <w:rsid w:val="00574B68"/>
    <w:rsid w:val="00576398"/>
    <w:rsid w:val="00580872"/>
    <w:rsid w:val="00580F00"/>
    <w:rsid w:val="005824AB"/>
    <w:rsid w:val="0058303C"/>
    <w:rsid w:val="005835FC"/>
    <w:rsid w:val="00595898"/>
    <w:rsid w:val="00595CE3"/>
    <w:rsid w:val="00596B7B"/>
    <w:rsid w:val="005A18B0"/>
    <w:rsid w:val="005A239A"/>
    <w:rsid w:val="005B1C4D"/>
    <w:rsid w:val="005B55AD"/>
    <w:rsid w:val="005C1129"/>
    <w:rsid w:val="005D14EC"/>
    <w:rsid w:val="005D3E69"/>
    <w:rsid w:val="005D5DC6"/>
    <w:rsid w:val="00604425"/>
    <w:rsid w:val="0060708F"/>
    <w:rsid w:val="006076B0"/>
    <w:rsid w:val="00620177"/>
    <w:rsid w:val="00622938"/>
    <w:rsid w:val="0062534B"/>
    <w:rsid w:val="00632AAB"/>
    <w:rsid w:val="0063472A"/>
    <w:rsid w:val="00641517"/>
    <w:rsid w:val="0064184A"/>
    <w:rsid w:val="00642859"/>
    <w:rsid w:val="00642EC4"/>
    <w:rsid w:val="00645134"/>
    <w:rsid w:val="00646C0B"/>
    <w:rsid w:val="006553DE"/>
    <w:rsid w:val="00667E38"/>
    <w:rsid w:val="006734D1"/>
    <w:rsid w:val="0067739B"/>
    <w:rsid w:val="0067741A"/>
    <w:rsid w:val="00684A96"/>
    <w:rsid w:val="0068721F"/>
    <w:rsid w:val="00693913"/>
    <w:rsid w:val="006A3213"/>
    <w:rsid w:val="006A3880"/>
    <w:rsid w:val="006B0BA3"/>
    <w:rsid w:val="006B71CB"/>
    <w:rsid w:val="006C1ACF"/>
    <w:rsid w:val="006C1DA4"/>
    <w:rsid w:val="006C376E"/>
    <w:rsid w:val="006C3F19"/>
    <w:rsid w:val="006D00DA"/>
    <w:rsid w:val="006D09F0"/>
    <w:rsid w:val="006E3F39"/>
    <w:rsid w:val="006E7AB1"/>
    <w:rsid w:val="006F0716"/>
    <w:rsid w:val="006F3F9D"/>
    <w:rsid w:val="006F5FA1"/>
    <w:rsid w:val="0070692E"/>
    <w:rsid w:val="00710C14"/>
    <w:rsid w:val="00711EC2"/>
    <w:rsid w:val="00713477"/>
    <w:rsid w:val="00714415"/>
    <w:rsid w:val="00714C44"/>
    <w:rsid w:val="0071548E"/>
    <w:rsid w:val="00717ACB"/>
    <w:rsid w:val="007200A6"/>
    <w:rsid w:val="00720F76"/>
    <w:rsid w:val="007223FB"/>
    <w:rsid w:val="00723E71"/>
    <w:rsid w:val="0072697C"/>
    <w:rsid w:val="00734F95"/>
    <w:rsid w:val="0073718F"/>
    <w:rsid w:val="00741092"/>
    <w:rsid w:val="00750C40"/>
    <w:rsid w:val="00753D40"/>
    <w:rsid w:val="00756BA4"/>
    <w:rsid w:val="0076272D"/>
    <w:rsid w:val="00763504"/>
    <w:rsid w:val="00765A96"/>
    <w:rsid w:val="007676E4"/>
    <w:rsid w:val="00773772"/>
    <w:rsid w:val="00775FC0"/>
    <w:rsid w:val="00776CC3"/>
    <w:rsid w:val="007803DC"/>
    <w:rsid w:val="00783B7C"/>
    <w:rsid w:val="00784B6C"/>
    <w:rsid w:val="00794D3A"/>
    <w:rsid w:val="0079683E"/>
    <w:rsid w:val="00797905"/>
    <w:rsid w:val="007A10D7"/>
    <w:rsid w:val="007A3C72"/>
    <w:rsid w:val="007B218C"/>
    <w:rsid w:val="007B4908"/>
    <w:rsid w:val="007C6C21"/>
    <w:rsid w:val="007D7795"/>
    <w:rsid w:val="007E22BA"/>
    <w:rsid w:val="007F3835"/>
    <w:rsid w:val="007F7086"/>
    <w:rsid w:val="007F7218"/>
    <w:rsid w:val="007F7F42"/>
    <w:rsid w:val="0080100F"/>
    <w:rsid w:val="0081446E"/>
    <w:rsid w:val="0081519C"/>
    <w:rsid w:val="008157C3"/>
    <w:rsid w:val="00817A5A"/>
    <w:rsid w:val="008353BA"/>
    <w:rsid w:val="00841D69"/>
    <w:rsid w:val="00845F09"/>
    <w:rsid w:val="00851665"/>
    <w:rsid w:val="008526C3"/>
    <w:rsid w:val="00856F3E"/>
    <w:rsid w:val="00857636"/>
    <w:rsid w:val="00860484"/>
    <w:rsid w:val="00861731"/>
    <w:rsid w:val="00861894"/>
    <w:rsid w:val="00871547"/>
    <w:rsid w:val="0087312F"/>
    <w:rsid w:val="008740AB"/>
    <w:rsid w:val="008756E5"/>
    <w:rsid w:val="00880A56"/>
    <w:rsid w:val="008818AD"/>
    <w:rsid w:val="00881DB2"/>
    <w:rsid w:val="00882070"/>
    <w:rsid w:val="00883CEF"/>
    <w:rsid w:val="00897D51"/>
    <w:rsid w:val="008A3FC9"/>
    <w:rsid w:val="008C03AF"/>
    <w:rsid w:val="008C6220"/>
    <w:rsid w:val="008C69BD"/>
    <w:rsid w:val="008E4698"/>
    <w:rsid w:val="008F76B6"/>
    <w:rsid w:val="00901324"/>
    <w:rsid w:val="00904C9A"/>
    <w:rsid w:val="00910B54"/>
    <w:rsid w:val="00913AF7"/>
    <w:rsid w:val="009277F7"/>
    <w:rsid w:val="00930399"/>
    <w:rsid w:val="00930E75"/>
    <w:rsid w:val="00936145"/>
    <w:rsid w:val="00946CBA"/>
    <w:rsid w:val="00952600"/>
    <w:rsid w:val="00955450"/>
    <w:rsid w:val="00956C12"/>
    <w:rsid w:val="009623D5"/>
    <w:rsid w:val="009A258C"/>
    <w:rsid w:val="009A670F"/>
    <w:rsid w:val="009C25BE"/>
    <w:rsid w:val="009C3619"/>
    <w:rsid w:val="009D1961"/>
    <w:rsid w:val="009D31FB"/>
    <w:rsid w:val="009E08F2"/>
    <w:rsid w:val="009E6E6A"/>
    <w:rsid w:val="009F2B5D"/>
    <w:rsid w:val="00A0166D"/>
    <w:rsid w:val="00A02066"/>
    <w:rsid w:val="00A06AD1"/>
    <w:rsid w:val="00A220CB"/>
    <w:rsid w:val="00A235A6"/>
    <w:rsid w:val="00A24424"/>
    <w:rsid w:val="00A25890"/>
    <w:rsid w:val="00A32E97"/>
    <w:rsid w:val="00A37350"/>
    <w:rsid w:val="00A438D9"/>
    <w:rsid w:val="00A443B4"/>
    <w:rsid w:val="00A44988"/>
    <w:rsid w:val="00A4535E"/>
    <w:rsid w:val="00A4539B"/>
    <w:rsid w:val="00A5134C"/>
    <w:rsid w:val="00A55F80"/>
    <w:rsid w:val="00A625AA"/>
    <w:rsid w:val="00A63035"/>
    <w:rsid w:val="00A65FE0"/>
    <w:rsid w:val="00A67D9D"/>
    <w:rsid w:val="00A7250F"/>
    <w:rsid w:val="00A72A38"/>
    <w:rsid w:val="00A764C2"/>
    <w:rsid w:val="00A8528A"/>
    <w:rsid w:val="00A8680D"/>
    <w:rsid w:val="00A9003F"/>
    <w:rsid w:val="00A92DC7"/>
    <w:rsid w:val="00A95133"/>
    <w:rsid w:val="00A97578"/>
    <w:rsid w:val="00AA7296"/>
    <w:rsid w:val="00AB3546"/>
    <w:rsid w:val="00AC224E"/>
    <w:rsid w:val="00AC28CD"/>
    <w:rsid w:val="00AC7044"/>
    <w:rsid w:val="00AC7B76"/>
    <w:rsid w:val="00AF06C3"/>
    <w:rsid w:val="00AF36DD"/>
    <w:rsid w:val="00B03770"/>
    <w:rsid w:val="00B05837"/>
    <w:rsid w:val="00B07CB3"/>
    <w:rsid w:val="00B1122F"/>
    <w:rsid w:val="00B160F0"/>
    <w:rsid w:val="00B217AE"/>
    <w:rsid w:val="00B31F09"/>
    <w:rsid w:val="00B442CF"/>
    <w:rsid w:val="00B61EF1"/>
    <w:rsid w:val="00B65337"/>
    <w:rsid w:val="00B77859"/>
    <w:rsid w:val="00B81AC2"/>
    <w:rsid w:val="00B824A5"/>
    <w:rsid w:val="00B86A4E"/>
    <w:rsid w:val="00B90A47"/>
    <w:rsid w:val="00B921B6"/>
    <w:rsid w:val="00B93FA0"/>
    <w:rsid w:val="00B94909"/>
    <w:rsid w:val="00B979B5"/>
    <w:rsid w:val="00BA10FF"/>
    <w:rsid w:val="00BA4F17"/>
    <w:rsid w:val="00BB23C1"/>
    <w:rsid w:val="00BB70A9"/>
    <w:rsid w:val="00BB7C98"/>
    <w:rsid w:val="00BC274A"/>
    <w:rsid w:val="00BC2D49"/>
    <w:rsid w:val="00BC4CB3"/>
    <w:rsid w:val="00BD065B"/>
    <w:rsid w:val="00BD341A"/>
    <w:rsid w:val="00BE29A3"/>
    <w:rsid w:val="00BE4FCA"/>
    <w:rsid w:val="00BE5544"/>
    <w:rsid w:val="00BF162B"/>
    <w:rsid w:val="00BF1632"/>
    <w:rsid w:val="00C058C6"/>
    <w:rsid w:val="00C12E61"/>
    <w:rsid w:val="00C1327E"/>
    <w:rsid w:val="00C278FF"/>
    <w:rsid w:val="00C34035"/>
    <w:rsid w:val="00C35080"/>
    <w:rsid w:val="00C35CB2"/>
    <w:rsid w:val="00C43B11"/>
    <w:rsid w:val="00C52719"/>
    <w:rsid w:val="00C62233"/>
    <w:rsid w:val="00C62CDB"/>
    <w:rsid w:val="00C66B77"/>
    <w:rsid w:val="00C728FA"/>
    <w:rsid w:val="00C75650"/>
    <w:rsid w:val="00C80DB3"/>
    <w:rsid w:val="00C822BF"/>
    <w:rsid w:val="00C82ED4"/>
    <w:rsid w:val="00C84071"/>
    <w:rsid w:val="00CA03C6"/>
    <w:rsid w:val="00CA11ED"/>
    <w:rsid w:val="00CA2AB9"/>
    <w:rsid w:val="00CA41F0"/>
    <w:rsid w:val="00CA52C2"/>
    <w:rsid w:val="00CA68E9"/>
    <w:rsid w:val="00CC45AA"/>
    <w:rsid w:val="00CD2568"/>
    <w:rsid w:val="00CD385E"/>
    <w:rsid w:val="00CD6950"/>
    <w:rsid w:val="00CE017D"/>
    <w:rsid w:val="00CE6F9B"/>
    <w:rsid w:val="00CF13E4"/>
    <w:rsid w:val="00CF46BB"/>
    <w:rsid w:val="00CF781F"/>
    <w:rsid w:val="00D06592"/>
    <w:rsid w:val="00D17C58"/>
    <w:rsid w:val="00D17F40"/>
    <w:rsid w:val="00D2485A"/>
    <w:rsid w:val="00D271E7"/>
    <w:rsid w:val="00D31BBF"/>
    <w:rsid w:val="00D415EF"/>
    <w:rsid w:val="00D448B8"/>
    <w:rsid w:val="00D466E7"/>
    <w:rsid w:val="00D46E33"/>
    <w:rsid w:val="00D52F15"/>
    <w:rsid w:val="00D67BA6"/>
    <w:rsid w:val="00D80E71"/>
    <w:rsid w:val="00D83B76"/>
    <w:rsid w:val="00D8527A"/>
    <w:rsid w:val="00D9322A"/>
    <w:rsid w:val="00D9566C"/>
    <w:rsid w:val="00D96B6D"/>
    <w:rsid w:val="00DA22DB"/>
    <w:rsid w:val="00DA2DEB"/>
    <w:rsid w:val="00DA3063"/>
    <w:rsid w:val="00DA456B"/>
    <w:rsid w:val="00DA4FA4"/>
    <w:rsid w:val="00DF0790"/>
    <w:rsid w:val="00E0066A"/>
    <w:rsid w:val="00E03FE7"/>
    <w:rsid w:val="00E05797"/>
    <w:rsid w:val="00E207EE"/>
    <w:rsid w:val="00E266E3"/>
    <w:rsid w:val="00E32B69"/>
    <w:rsid w:val="00E36D4B"/>
    <w:rsid w:val="00E45B8D"/>
    <w:rsid w:val="00E473D2"/>
    <w:rsid w:val="00E515B3"/>
    <w:rsid w:val="00E57724"/>
    <w:rsid w:val="00E663D9"/>
    <w:rsid w:val="00E71353"/>
    <w:rsid w:val="00E73D6C"/>
    <w:rsid w:val="00E8389E"/>
    <w:rsid w:val="00E8747C"/>
    <w:rsid w:val="00E92D2F"/>
    <w:rsid w:val="00EA5FDA"/>
    <w:rsid w:val="00EA7C05"/>
    <w:rsid w:val="00EC02B4"/>
    <w:rsid w:val="00ED1085"/>
    <w:rsid w:val="00EE0A75"/>
    <w:rsid w:val="00EE1E32"/>
    <w:rsid w:val="00EF5B87"/>
    <w:rsid w:val="00F0127C"/>
    <w:rsid w:val="00F033C2"/>
    <w:rsid w:val="00F13C83"/>
    <w:rsid w:val="00F13F10"/>
    <w:rsid w:val="00F231E2"/>
    <w:rsid w:val="00F24FEB"/>
    <w:rsid w:val="00F30820"/>
    <w:rsid w:val="00F30E47"/>
    <w:rsid w:val="00F35FB4"/>
    <w:rsid w:val="00F5700F"/>
    <w:rsid w:val="00F7339E"/>
    <w:rsid w:val="00F770B1"/>
    <w:rsid w:val="00F778E0"/>
    <w:rsid w:val="00F81854"/>
    <w:rsid w:val="00F8323F"/>
    <w:rsid w:val="00F835C8"/>
    <w:rsid w:val="00F856F1"/>
    <w:rsid w:val="00F91D69"/>
    <w:rsid w:val="00F9594E"/>
    <w:rsid w:val="00FA4055"/>
    <w:rsid w:val="00FA60EB"/>
    <w:rsid w:val="00FA78F6"/>
    <w:rsid w:val="00FB69C1"/>
    <w:rsid w:val="00FD3C91"/>
    <w:rsid w:val="00FD7E10"/>
    <w:rsid w:val="00FE78B3"/>
    <w:rsid w:val="00FF25CF"/>
    <w:rsid w:val="00FF3D8C"/>
    <w:rsid w:val="00FF4224"/>
    <w:rsid w:val="00FF5297"/>
    <w:rsid w:val="00FF59C8"/>
    <w:rsid w:val="013BFABD"/>
    <w:rsid w:val="014C94BC"/>
    <w:rsid w:val="0365FD16"/>
    <w:rsid w:val="036B18ED"/>
    <w:rsid w:val="038F5F86"/>
    <w:rsid w:val="03BB85BF"/>
    <w:rsid w:val="07A53144"/>
    <w:rsid w:val="08CC6EE3"/>
    <w:rsid w:val="08D23388"/>
    <w:rsid w:val="09EEF1C9"/>
    <w:rsid w:val="0BDCFBBF"/>
    <w:rsid w:val="0C71B8B1"/>
    <w:rsid w:val="0D0A2A32"/>
    <w:rsid w:val="0D290693"/>
    <w:rsid w:val="0E9F27F1"/>
    <w:rsid w:val="0E9F9F9A"/>
    <w:rsid w:val="0EDF9FEC"/>
    <w:rsid w:val="0FE1F8A7"/>
    <w:rsid w:val="154DA8A2"/>
    <w:rsid w:val="163FFA0E"/>
    <w:rsid w:val="165EF0D5"/>
    <w:rsid w:val="1694E3B4"/>
    <w:rsid w:val="1719B66F"/>
    <w:rsid w:val="17C8D890"/>
    <w:rsid w:val="18523612"/>
    <w:rsid w:val="1999EB7B"/>
    <w:rsid w:val="19F3C114"/>
    <w:rsid w:val="1A7E2187"/>
    <w:rsid w:val="1AA86812"/>
    <w:rsid w:val="1B55C738"/>
    <w:rsid w:val="1D573D4F"/>
    <w:rsid w:val="1DA00C55"/>
    <w:rsid w:val="1DA1E70A"/>
    <w:rsid w:val="1DE173C3"/>
    <w:rsid w:val="1F1D766C"/>
    <w:rsid w:val="1F5E3273"/>
    <w:rsid w:val="21B0F958"/>
    <w:rsid w:val="22C3D224"/>
    <w:rsid w:val="2308803C"/>
    <w:rsid w:val="2362FDF2"/>
    <w:rsid w:val="24B37657"/>
    <w:rsid w:val="26041702"/>
    <w:rsid w:val="260D0419"/>
    <w:rsid w:val="27E05D85"/>
    <w:rsid w:val="285D9470"/>
    <w:rsid w:val="28D03ABC"/>
    <w:rsid w:val="29581CCC"/>
    <w:rsid w:val="2A31E6DB"/>
    <w:rsid w:val="2A8DEB06"/>
    <w:rsid w:val="2DAED087"/>
    <w:rsid w:val="2E912263"/>
    <w:rsid w:val="2F6A9202"/>
    <w:rsid w:val="2F7182A3"/>
    <w:rsid w:val="31D3C918"/>
    <w:rsid w:val="33EBDDBF"/>
    <w:rsid w:val="34346432"/>
    <w:rsid w:val="34BCE340"/>
    <w:rsid w:val="34EAFB30"/>
    <w:rsid w:val="35A914FF"/>
    <w:rsid w:val="361CCE94"/>
    <w:rsid w:val="381B3E46"/>
    <w:rsid w:val="38691CB1"/>
    <w:rsid w:val="3874CA0A"/>
    <w:rsid w:val="38FB63AF"/>
    <w:rsid w:val="39083103"/>
    <w:rsid w:val="3A24B80C"/>
    <w:rsid w:val="3A2D7E9A"/>
    <w:rsid w:val="3D0DB0B4"/>
    <w:rsid w:val="3E07072E"/>
    <w:rsid w:val="3E9474EC"/>
    <w:rsid w:val="3F537AFF"/>
    <w:rsid w:val="3FD38EB3"/>
    <w:rsid w:val="41413AE7"/>
    <w:rsid w:val="41AD87D4"/>
    <w:rsid w:val="42A30290"/>
    <w:rsid w:val="42AF5BDB"/>
    <w:rsid w:val="42B4404A"/>
    <w:rsid w:val="437564B3"/>
    <w:rsid w:val="43B1699E"/>
    <w:rsid w:val="45C1F630"/>
    <w:rsid w:val="46C3D689"/>
    <w:rsid w:val="4A320C37"/>
    <w:rsid w:val="4B61942A"/>
    <w:rsid w:val="4C4FD148"/>
    <w:rsid w:val="4C7E1427"/>
    <w:rsid w:val="4D208D33"/>
    <w:rsid w:val="4DD1765A"/>
    <w:rsid w:val="4EF7887F"/>
    <w:rsid w:val="4F923BAF"/>
    <w:rsid w:val="4FD231FA"/>
    <w:rsid w:val="50CD63B9"/>
    <w:rsid w:val="51DF324E"/>
    <w:rsid w:val="532B54A2"/>
    <w:rsid w:val="539013FA"/>
    <w:rsid w:val="546141F8"/>
    <w:rsid w:val="54D0A54A"/>
    <w:rsid w:val="54DB6366"/>
    <w:rsid w:val="555FF74C"/>
    <w:rsid w:val="562014FE"/>
    <w:rsid w:val="56AED596"/>
    <w:rsid w:val="5744401E"/>
    <w:rsid w:val="583E74E6"/>
    <w:rsid w:val="5935FE1D"/>
    <w:rsid w:val="5B5D9921"/>
    <w:rsid w:val="5B841B25"/>
    <w:rsid w:val="5C2AEFD7"/>
    <w:rsid w:val="5C82C6FE"/>
    <w:rsid w:val="5CDBE23B"/>
    <w:rsid w:val="5CEC3CF6"/>
    <w:rsid w:val="5EECCBAE"/>
    <w:rsid w:val="6042CBED"/>
    <w:rsid w:val="612FDB1E"/>
    <w:rsid w:val="61E24914"/>
    <w:rsid w:val="6210D4B6"/>
    <w:rsid w:val="63B99E1F"/>
    <w:rsid w:val="6424D868"/>
    <w:rsid w:val="650372A6"/>
    <w:rsid w:val="6578B701"/>
    <w:rsid w:val="674A770B"/>
    <w:rsid w:val="680ECE2A"/>
    <w:rsid w:val="684C13F1"/>
    <w:rsid w:val="698F0E33"/>
    <w:rsid w:val="6A04C4A7"/>
    <w:rsid w:val="6AFA9E06"/>
    <w:rsid w:val="6B700E7E"/>
    <w:rsid w:val="6E4EB9E3"/>
    <w:rsid w:val="706AFFBC"/>
    <w:rsid w:val="713B5101"/>
    <w:rsid w:val="713C9674"/>
    <w:rsid w:val="71A4FB7F"/>
    <w:rsid w:val="728C9527"/>
    <w:rsid w:val="72C2FAC9"/>
    <w:rsid w:val="73504E48"/>
    <w:rsid w:val="73997F81"/>
    <w:rsid w:val="74272408"/>
    <w:rsid w:val="774516D3"/>
    <w:rsid w:val="77961E8C"/>
    <w:rsid w:val="77B1CCDF"/>
    <w:rsid w:val="78C18EEF"/>
    <w:rsid w:val="798E2988"/>
    <w:rsid w:val="79E5BF1A"/>
    <w:rsid w:val="7AE0E099"/>
    <w:rsid w:val="7AEE8C3F"/>
    <w:rsid w:val="7B7CE400"/>
    <w:rsid w:val="7BED8367"/>
    <w:rsid w:val="7C0D510C"/>
    <w:rsid w:val="7E3E314F"/>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D98B"/>
  <w15:docId w15:val="{06D55BF7-A313-164E-AF41-CF748681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CL" w:eastAsia="es-MX"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rPr>
  </w:style>
  <w:style w:type="paragraph" w:styleId="Ttulo2">
    <w:name w:val="heading 2"/>
    <w:uiPriority w:val="9"/>
    <w:unhideWhenUsed/>
    <w:qFormat/>
    <w:pPr>
      <w:spacing w:before="240" w:after="120"/>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basedOn w:val="Fuentedeprrafopredeter"/>
    <w:uiPriority w:val="99"/>
    <w:semiHidden/>
    <w:unhideWhenUsed/>
    <w:rsid w:val="00D9566C"/>
  </w:style>
  <w:style w:type="character" w:styleId="Mencinsinresolver">
    <w:name w:val="Unresolved Mention"/>
    <w:basedOn w:val="Fuentedeprrafopredeter"/>
    <w:uiPriority w:val="99"/>
    <w:semiHidden/>
    <w:unhideWhenUsed/>
    <w:rsid w:val="00D96B6D"/>
    <w:rPr>
      <w:color w:val="605E5C"/>
      <w:shd w:val="clear" w:color="auto" w:fill="E1DFDD"/>
    </w:rPr>
  </w:style>
  <w:style w:type="character" w:styleId="Hipervnculovisitado">
    <w:name w:val="FollowedHyperlink"/>
    <w:basedOn w:val="Fuentedeprrafopredeter"/>
    <w:uiPriority w:val="99"/>
    <w:semiHidden/>
    <w:unhideWhenUsed/>
    <w:rsid w:val="00D96B6D"/>
    <w:rPr>
      <w:color w:val="96607D" w:themeColor="followedHyperlink"/>
      <w:u w:val="single"/>
    </w:rPr>
  </w:style>
  <w:style w:type="character" w:styleId="Textodelmarcadordeposicin">
    <w:name w:val="Placeholder Text"/>
    <w:basedOn w:val="Fuentedeprrafopredeter"/>
    <w:uiPriority w:val="99"/>
    <w:semiHidden/>
    <w:rsid w:val="001D0383"/>
    <w:rPr>
      <w:color w:val="666666"/>
    </w:rPr>
  </w:style>
  <w:style w:type="paragraph" w:styleId="Encabezado">
    <w:name w:val="header"/>
    <w:basedOn w:val="Normal"/>
    <w:link w:val="EncabezadoCar"/>
    <w:uiPriority w:val="99"/>
    <w:semiHidden/>
    <w:unhideWhenUsed/>
    <w:rsid w:val="00D466E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B921B6"/>
  </w:style>
  <w:style w:type="paragraph" w:styleId="Piedepgina">
    <w:name w:val="footer"/>
    <w:basedOn w:val="Normal"/>
    <w:link w:val="PiedepginaCar"/>
    <w:uiPriority w:val="99"/>
    <w:semiHidden/>
    <w:unhideWhenUsed/>
    <w:rsid w:val="00D466E7"/>
    <w:pPr>
      <w:tabs>
        <w:tab w:val="center" w:pos="4680"/>
        <w:tab w:val="right" w:pos="9360"/>
      </w:tabs>
      <w:spacing w:line="240" w:lineRule="auto"/>
    </w:pPr>
  </w:style>
  <w:style w:type="character" w:customStyle="1" w:styleId="PiedepginaCar">
    <w:name w:val="Pie de página Car"/>
    <w:basedOn w:val="Fuentedeprrafopredeter"/>
    <w:link w:val="Piedepgina"/>
    <w:uiPriority w:val="99"/>
    <w:semiHidden/>
    <w:rsid w:val="00B921B6"/>
  </w:style>
  <w:style w:type="paragraph" w:styleId="Textocomentario">
    <w:name w:val="annotation text"/>
    <w:basedOn w:val="Normal"/>
    <w:link w:val="TextocomentarioCar"/>
    <w:uiPriority w:val="99"/>
    <w:semiHidden/>
    <w:unhideWhenUsed/>
    <w:rsid w:val="0085763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57636"/>
    <w:rPr>
      <w:sz w:val="20"/>
      <w:szCs w:val="20"/>
    </w:rPr>
  </w:style>
  <w:style w:type="character" w:styleId="Refdecomentario">
    <w:name w:val="annotation reference"/>
    <w:basedOn w:val="Fuentedeprrafopredeter"/>
    <w:uiPriority w:val="99"/>
    <w:semiHidden/>
    <w:unhideWhenUsed/>
    <w:rsid w:val="00857636"/>
    <w:rPr>
      <w:sz w:val="16"/>
      <w:szCs w:val="16"/>
    </w:rPr>
  </w:style>
  <w:style w:type="paragraph" w:styleId="Asuntodelcomentario">
    <w:name w:val="annotation subject"/>
    <w:basedOn w:val="Textocomentario"/>
    <w:next w:val="Textocomentario"/>
    <w:link w:val="AsuntodelcomentarioCar"/>
    <w:uiPriority w:val="99"/>
    <w:semiHidden/>
    <w:unhideWhenUsed/>
    <w:rsid w:val="00511D55"/>
    <w:rPr>
      <w:b/>
      <w:bCs/>
    </w:rPr>
  </w:style>
  <w:style w:type="character" w:customStyle="1" w:styleId="AsuntodelcomentarioCar">
    <w:name w:val="Asunto del comentario Car"/>
    <w:basedOn w:val="TextocomentarioCar"/>
    <w:link w:val="Asuntodelcomentario"/>
    <w:uiPriority w:val="99"/>
    <w:semiHidden/>
    <w:rsid w:val="00511D55"/>
    <w:rPr>
      <w:b/>
      <w:bCs/>
      <w:sz w:val="20"/>
      <w:szCs w:val="20"/>
    </w:rPr>
  </w:style>
  <w:style w:type="paragraph" w:styleId="Revisin">
    <w:name w:val="Revision"/>
    <w:hidden/>
    <w:uiPriority w:val="99"/>
    <w:semiHidden/>
    <w:rsid w:val="0022418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052520">
      <w:marLeft w:val="480"/>
      <w:marRight w:val="0"/>
      <w:marTop w:val="0"/>
      <w:marBottom w:val="0"/>
      <w:divBdr>
        <w:top w:val="none" w:sz="0" w:space="0" w:color="auto"/>
        <w:left w:val="none" w:sz="0" w:space="0" w:color="auto"/>
        <w:bottom w:val="none" w:sz="0" w:space="0" w:color="auto"/>
        <w:right w:val="none" w:sz="0" w:space="0" w:color="auto"/>
      </w:divBdr>
    </w:div>
    <w:div w:id="150686016">
      <w:marLeft w:val="480"/>
      <w:marRight w:val="0"/>
      <w:marTop w:val="0"/>
      <w:marBottom w:val="0"/>
      <w:divBdr>
        <w:top w:val="none" w:sz="0" w:space="0" w:color="auto"/>
        <w:left w:val="none" w:sz="0" w:space="0" w:color="auto"/>
        <w:bottom w:val="none" w:sz="0" w:space="0" w:color="auto"/>
        <w:right w:val="none" w:sz="0" w:space="0" w:color="auto"/>
      </w:divBdr>
    </w:div>
    <w:div w:id="180242194">
      <w:marLeft w:val="480"/>
      <w:marRight w:val="0"/>
      <w:marTop w:val="0"/>
      <w:marBottom w:val="0"/>
      <w:divBdr>
        <w:top w:val="none" w:sz="0" w:space="0" w:color="auto"/>
        <w:left w:val="none" w:sz="0" w:space="0" w:color="auto"/>
        <w:bottom w:val="none" w:sz="0" w:space="0" w:color="auto"/>
        <w:right w:val="none" w:sz="0" w:space="0" w:color="auto"/>
      </w:divBdr>
    </w:div>
    <w:div w:id="199125397">
      <w:marLeft w:val="480"/>
      <w:marRight w:val="0"/>
      <w:marTop w:val="0"/>
      <w:marBottom w:val="0"/>
      <w:divBdr>
        <w:top w:val="none" w:sz="0" w:space="0" w:color="auto"/>
        <w:left w:val="none" w:sz="0" w:space="0" w:color="auto"/>
        <w:bottom w:val="none" w:sz="0" w:space="0" w:color="auto"/>
        <w:right w:val="none" w:sz="0" w:space="0" w:color="auto"/>
      </w:divBdr>
    </w:div>
    <w:div w:id="202720175">
      <w:marLeft w:val="480"/>
      <w:marRight w:val="0"/>
      <w:marTop w:val="0"/>
      <w:marBottom w:val="0"/>
      <w:divBdr>
        <w:top w:val="none" w:sz="0" w:space="0" w:color="auto"/>
        <w:left w:val="none" w:sz="0" w:space="0" w:color="auto"/>
        <w:bottom w:val="none" w:sz="0" w:space="0" w:color="auto"/>
        <w:right w:val="none" w:sz="0" w:space="0" w:color="auto"/>
      </w:divBdr>
    </w:div>
    <w:div w:id="205676997">
      <w:marLeft w:val="480"/>
      <w:marRight w:val="0"/>
      <w:marTop w:val="0"/>
      <w:marBottom w:val="0"/>
      <w:divBdr>
        <w:top w:val="none" w:sz="0" w:space="0" w:color="auto"/>
        <w:left w:val="none" w:sz="0" w:space="0" w:color="auto"/>
        <w:bottom w:val="none" w:sz="0" w:space="0" w:color="auto"/>
        <w:right w:val="none" w:sz="0" w:space="0" w:color="auto"/>
      </w:divBdr>
    </w:div>
    <w:div w:id="223104214">
      <w:marLeft w:val="480"/>
      <w:marRight w:val="0"/>
      <w:marTop w:val="0"/>
      <w:marBottom w:val="0"/>
      <w:divBdr>
        <w:top w:val="none" w:sz="0" w:space="0" w:color="auto"/>
        <w:left w:val="none" w:sz="0" w:space="0" w:color="auto"/>
        <w:bottom w:val="none" w:sz="0" w:space="0" w:color="auto"/>
        <w:right w:val="none" w:sz="0" w:space="0" w:color="auto"/>
      </w:divBdr>
    </w:div>
    <w:div w:id="224338393">
      <w:marLeft w:val="480"/>
      <w:marRight w:val="0"/>
      <w:marTop w:val="0"/>
      <w:marBottom w:val="0"/>
      <w:divBdr>
        <w:top w:val="none" w:sz="0" w:space="0" w:color="auto"/>
        <w:left w:val="none" w:sz="0" w:space="0" w:color="auto"/>
        <w:bottom w:val="none" w:sz="0" w:space="0" w:color="auto"/>
        <w:right w:val="none" w:sz="0" w:space="0" w:color="auto"/>
      </w:divBdr>
    </w:div>
    <w:div w:id="226455564">
      <w:marLeft w:val="480"/>
      <w:marRight w:val="0"/>
      <w:marTop w:val="0"/>
      <w:marBottom w:val="0"/>
      <w:divBdr>
        <w:top w:val="none" w:sz="0" w:space="0" w:color="auto"/>
        <w:left w:val="none" w:sz="0" w:space="0" w:color="auto"/>
        <w:bottom w:val="none" w:sz="0" w:space="0" w:color="auto"/>
        <w:right w:val="none" w:sz="0" w:space="0" w:color="auto"/>
      </w:divBdr>
    </w:div>
    <w:div w:id="236667902">
      <w:marLeft w:val="480"/>
      <w:marRight w:val="0"/>
      <w:marTop w:val="0"/>
      <w:marBottom w:val="0"/>
      <w:divBdr>
        <w:top w:val="none" w:sz="0" w:space="0" w:color="auto"/>
        <w:left w:val="none" w:sz="0" w:space="0" w:color="auto"/>
        <w:bottom w:val="none" w:sz="0" w:space="0" w:color="auto"/>
        <w:right w:val="none" w:sz="0" w:space="0" w:color="auto"/>
      </w:divBdr>
    </w:div>
    <w:div w:id="237399067">
      <w:marLeft w:val="480"/>
      <w:marRight w:val="0"/>
      <w:marTop w:val="0"/>
      <w:marBottom w:val="0"/>
      <w:divBdr>
        <w:top w:val="none" w:sz="0" w:space="0" w:color="auto"/>
        <w:left w:val="none" w:sz="0" w:space="0" w:color="auto"/>
        <w:bottom w:val="none" w:sz="0" w:space="0" w:color="auto"/>
        <w:right w:val="none" w:sz="0" w:space="0" w:color="auto"/>
      </w:divBdr>
    </w:div>
    <w:div w:id="241377941">
      <w:marLeft w:val="480"/>
      <w:marRight w:val="0"/>
      <w:marTop w:val="0"/>
      <w:marBottom w:val="0"/>
      <w:divBdr>
        <w:top w:val="none" w:sz="0" w:space="0" w:color="auto"/>
        <w:left w:val="none" w:sz="0" w:space="0" w:color="auto"/>
        <w:bottom w:val="none" w:sz="0" w:space="0" w:color="auto"/>
        <w:right w:val="none" w:sz="0" w:space="0" w:color="auto"/>
      </w:divBdr>
    </w:div>
    <w:div w:id="290940938">
      <w:marLeft w:val="480"/>
      <w:marRight w:val="0"/>
      <w:marTop w:val="0"/>
      <w:marBottom w:val="0"/>
      <w:divBdr>
        <w:top w:val="none" w:sz="0" w:space="0" w:color="auto"/>
        <w:left w:val="none" w:sz="0" w:space="0" w:color="auto"/>
        <w:bottom w:val="none" w:sz="0" w:space="0" w:color="auto"/>
        <w:right w:val="none" w:sz="0" w:space="0" w:color="auto"/>
      </w:divBdr>
    </w:div>
    <w:div w:id="313804111">
      <w:marLeft w:val="480"/>
      <w:marRight w:val="0"/>
      <w:marTop w:val="0"/>
      <w:marBottom w:val="0"/>
      <w:divBdr>
        <w:top w:val="none" w:sz="0" w:space="0" w:color="auto"/>
        <w:left w:val="none" w:sz="0" w:space="0" w:color="auto"/>
        <w:bottom w:val="none" w:sz="0" w:space="0" w:color="auto"/>
        <w:right w:val="none" w:sz="0" w:space="0" w:color="auto"/>
      </w:divBdr>
    </w:div>
    <w:div w:id="319775549">
      <w:marLeft w:val="480"/>
      <w:marRight w:val="0"/>
      <w:marTop w:val="0"/>
      <w:marBottom w:val="0"/>
      <w:divBdr>
        <w:top w:val="none" w:sz="0" w:space="0" w:color="auto"/>
        <w:left w:val="none" w:sz="0" w:space="0" w:color="auto"/>
        <w:bottom w:val="none" w:sz="0" w:space="0" w:color="auto"/>
        <w:right w:val="none" w:sz="0" w:space="0" w:color="auto"/>
      </w:divBdr>
    </w:div>
    <w:div w:id="329530200">
      <w:marLeft w:val="480"/>
      <w:marRight w:val="0"/>
      <w:marTop w:val="0"/>
      <w:marBottom w:val="0"/>
      <w:divBdr>
        <w:top w:val="none" w:sz="0" w:space="0" w:color="auto"/>
        <w:left w:val="none" w:sz="0" w:space="0" w:color="auto"/>
        <w:bottom w:val="none" w:sz="0" w:space="0" w:color="auto"/>
        <w:right w:val="none" w:sz="0" w:space="0" w:color="auto"/>
      </w:divBdr>
    </w:div>
    <w:div w:id="333923170">
      <w:marLeft w:val="480"/>
      <w:marRight w:val="0"/>
      <w:marTop w:val="0"/>
      <w:marBottom w:val="0"/>
      <w:divBdr>
        <w:top w:val="none" w:sz="0" w:space="0" w:color="auto"/>
        <w:left w:val="none" w:sz="0" w:space="0" w:color="auto"/>
        <w:bottom w:val="none" w:sz="0" w:space="0" w:color="auto"/>
        <w:right w:val="none" w:sz="0" w:space="0" w:color="auto"/>
      </w:divBdr>
    </w:div>
    <w:div w:id="352151105">
      <w:marLeft w:val="480"/>
      <w:marRight w:val="0"/>
      <w:marTop w:val="0"/>
      <w:marBottom w:val="0"/>
      <w:divBdr>
        <w:top w:val="none" w:sz="0" w:space="0" w:color="auto"/>
        <w:left w:val="none" w:sz="0" w:space="0" w:color="auto"/>
        <w:bottom w:val="none" w:sz="0" w:space="0" w:color="auto"/>
        <w:right w:val="none" w:sz="0" w:space="0" w:color="auto"/>
      </w:divBdr>
    </w:div>
    <w:div w:id="355621773">
      <w:marLeft w:val="480"/>
      <w:marRight w:val="0"/>
      <w:marTop w:val="0"/>
      <w:marBottom w:val="0"/>
      <w:divBdr>
        <w:top w:val="none" w:sz="0" w:space="0" w:color="auto"/>
        <w:left w:val="none" w:sz="0" w:space="0" w:color="auto"/>
        <w:bottom w:val="none" w:sz="0" w:space="0" w:color="auto"/>
        <w:right w:val="none" w:sz="0" w:space="0" w:color="auto"/>
      </w:divBdr>
    </w:div>
    <w:div w:id="389962350">
      <w:marLeft w:val="480"/>
      <w:marRight w:val="0"/>
      <w:marTop w:val="0"/>
      <w:marBottom w:val="0"/>
      <w:divBdr>
        <w:top w:val="none" w:sz="0" w:space="0" w:color="auto"/>
        <w:left w:val="none" w:sz="0" w:space="0" w:color="auto"/>
        <w:bottom w:val="none" w:sz="0" w:space="0" w:color="auto"/>
        <w:right w:val="none" w:sz="0" w:space="0" w:color="auto"/>
      </w:divBdr>
    </w:div>
    <w:div w:id="393085619">
      <w:marLeft w:val="480"/>
      <w:marRight w:val="0"/>
      <w:marTop w:val="0"/>
      <w:marBottom w:val="0"/>
      <w:divBdr>
        <w:top w:val="none" w:sz="0" w:space="0" w:color="auto"/>
        <w:left w:val="none" w:sz="0" w:space="0" w:color="auto"/>
        <w:bottom w:val="none" w:sz="0" w:space="0" w:color="auto"/>
        <w:right w:val="none" w:sz="0" w:space="0" w:color="auto"/>
      </w:divBdr>
    </w:div>
    <w:div w:id="415060091">
      <w:marLeft w:val="480"/>
      <w:marRight w:val="0"/>
      <w:marTop w:val="0"/>
      <w:marBottom w:val="0"/>
      <w:divBdr>
        <w:top w:val="none" w:sz="0" w:space="0" w:color="auto"/>
        <w:left w:val="none" w:sz="0" w:space="0" w:color="auto"/>
        <w:bottom w:val="none" w:sz="0" w:space="0" w:color="auto"/>
        <w:right w:val="none" w:sz="0" w:space="0" w:color="auto"/>
      </w:divBdr>
    </w:div>
    <w:div w:id="420416382">
      <w:marLeft w:val="480"/>
      <w:marRight w:val="0"/>
      <w:marTop w:val="0"/>
      <w:marBottom w:val="0"/>
      <w:divBdr>
        <w:top w:val="none" w:sz="0" w:space="0" w:color="auto"/>
        <w:left w:val="none" w:sz="0" w:space="0" w:color="auto"/>
        <w:bottom w:val="none" w:sz="0" w:space="0" w:color="auto"/>
        <w:right w:val="none" w:sz="0" w:space="0" w:color="auto"/>
      </w:divBdr>
    </w:div>
    <w:div w:id="480928448">
      <w:marLeft w:val="480"/>
      <w:marRight w:val="0"/>
      <w:marTop w:val="0"/>
      <w:marBottom w:val="0"/>
      <w:divBdr>
        <w:top w:val="none" w:sz="0" w:space="0" w:color="auto"/>
        <w:left w:val="none" w:sz="0" w:space="0" w:color="auto"/>
        <w:bottom w:val="none" w:sz="0" w:space="0" w:color="auto"/>
        <w:right w:val="none" w:sz="0" w:space="0" w:color="auto"/>
      </w:divBdr>
    </w:div>
    <w:div w:id="490485284">
      <w:marLeft w:val="480"/>
      <w:marRight w:val="0"/>
      <w:marTop w:val="0"/>
      <w:marBottom w:val="0"/>
      <w:divBdr>
        <w:top w:val="none" w:sz="0" w:space="0" w:color="auto"/>
        <w:left w:val="none" w:sz="0" w:space="0" w:color="auto"/>
        <w:bottom w:val="none" w:sz="0" w:space="0" w:color="auto"/>
        <w:right w:val="none" w:sz="0" w:space="0" w:color="auto"/>
      </w:divBdr>
    </w:div>
    <w:div w:id="499807631">
      <w:marLeft w:val="480"/>
      <w:marRight w:val="0"/>
      <w:marTop w:val="0"/>
      <w:marBottom w:val="0"/>
      <w:divBdr>
        <w:top w:val="none" w:sz="0" w:space="0" w:color="auto"/>
        <w:left w:val="none" w:sz="0" w:space="0" w:color="auto"/>
        <w:bottom w:val="none" w:sz="0" w:space="0" w:color="auto"/>
        <w:right w:val="none" w:sz="0" w:space="0" w:color="auto"/>
      </w:divBdr>
    </w:div>
    <w:div w:id="508328030">
      <w:marLeft w:val="480"/>
      <w:marRight w:val="0"/>
      <w:marTop w:val="0"/>
      <w:marBottom w:val="0"/>
      <w:divBdr>
        <w:top w:val="none" w:sz="0" w:space="0" w:color="auto"/>
        <w:left w:val="none" w:sz="0" w:space="0" w:color="auto"/>
        <w:bottom w:val="none" w:sz="0" w:space="0" w:color="auto"/>
        <w:right w:val="none" w:sz="0" w:space="0" w:color="auto"/>
      </w:divBdr>
    </w:div>
    <w:div w:id="537010484">
      <w:marLeft w:val="480"/>
      <w:marRight w:val="0"/>
      <w:marTop w:val="0"/>
      <w:marBottom w:val="0"/>
      <w:divBdr>
        <w:top w:val="none" w:sz="0" w:space="0" w:color="auto"/>
        <w:left w:val="none" w:sz="0" w:space="0" w:color="auto"/>
        <w:bottom w:val="none" w:sz="0" w:space="0" w:color="auto"/>
        <w:right w:val="none" w:sz="0" w:space="0" w:color="auto"/>
      </w:divBdr>
    </w:div>
    <w:div w:id="557402134">
      <w:marLeft w:val="480"/>
      <w:marRight w:val="0"/>
      <w:marTop w:val="0"/>
      <w:marBottom w:val="0"/>
      <w:divBdr>
        <w:top w:val="none" w:sz="0" w:space="0" w:color="auto"/>
        <w:left w:val="none" w:sz="0" w:space="0" w:color="auto"/>
        <w:bottom w:val="none" w:sz="0" w:space="0" w:color="auto"/>
        <w:right w:val="none" w:sz="0" w:space="0" w:color="auto"/>
      </w:divBdr>
    </w:div>
    <w:div w:id="585846516">
      <w:marLeft w:val="480"/>
      <w:marRight w:val="0"/>
      <w:marTop w:val="0"/>
      <w:marBottom w:val="0"/>
      <w:divBdr>
        <w:top w:val="none" w:sz="0" w:space="0" w:color="auto"/>
        <w:left w:val="none" w:sz="0" w:space="0" w:color="auto"/>
        <w:bottom w:val="none" w:sz="0" w:space="0" w:color="auto"/>
        <w:right w:val="none" w:sz="0" w:space="0" w:color="auto"/>
      </w:divBdr>
    </w:div>
    <w:div w:id="621377704">
      <w:marLeft w:val="480"/>
      <w:marRight w:val="0"/>
      <w:marTop w:val="0"/>
      <w:marBottom w:val="0"/>
      <w:divBdr>
        <w:top w:val="none" w:sz="0" w:space="0" w:color="auto"/>
        <w:left w:val="none" w:sz="0" w:space="0" w:color="auto"/>
        <w:bottom w:val="none" w:sz="0" w:space="0" w:color="auto"/>
        <w:right w:val="none" w:sz="0" w:space="0" w:color="auto"/>
      </w:divBdr>
    </w:div>
    <w:div w:id="645816439">
      <w:marLeft w:val="480"/>
      <w:marRight w:val="0"/>
      <w:marTop w:val="0"/>
      <w:marBottom w:val="0"/>
      <w:divBdr>
        <w:top w:val="none" w:sz="0" w:space="0" w:color="auto"/>
        <w:left w:val="none" w:sz="0" w:space="0" w:color="auto"/>
        <w:bottom w:val="none" w:sz="0" w:space="0" w:color="auto"/>
        <w:right w:val="none" w:sz="0" w:space="0" w:color="auto"/>
      </w:divBdr>
    </w:div>
    <w:div w:id="658928228">
      <w:marLeft w:val="480"/>
      <w:marRight w:val="0"/>
      <w:marTop w:val="0"/>
      <w:marBottom w:val="0"/>
      <w:divBdr>
        <w:top w:val="none" w:sz="0" w:space="0" w:color="auto"/>
        <w:left w:val="none" w:sz="0" w:space="0" w:color="auto"/>
        <w:bottom w:val="none" w:sz="0" w:space="0" w:color="auto"/>
        <w:right w:val="none" w:sz="0" w:space="0" w:color="auto"/>
      </w:divBdr>
    </w:div>
    <w:div w:id="669599774">
      <w:marLeft w:val="480"/>
      <w:marRight w:val="0"/>
      <w:marTop w:val="0"/>
      <w:marBottom w:val="0"/>
      <w:divBdr>
        <w:top w:val="none" w:sz="0" w:space="0" w:color="auto"/>
        <w:left w:val="none" w:sz="0" w:space="0" w:color="auto"/>
        <w:bottom w:val="none" w:sz="0" w:space="0" w:color="auto"/>
        <w:right w:val="none" w:sz="0" w:space="0" w:color="auto"/>
      </w:divBdr>
    </w:div>
    <w:div w:id="673383918">
      <w:marLeft w:val="480"/>
      <w:marRight w:val="0"/>
      <w:marTop w:val="0"/>
      <w:marBottom w:val="0"/>
      <w:divBdr>
        <w:top w:val="none" w:sz="0" w:space="0" w:color="auto"/>
        <w:left w:val="none" w:sz="0" w:space="0" w:color="auto"/>
        <w:bottom w:val="none" w:sz="0" w:space="0" w:color="auto"/>
        <w:right w:val="none" w:sz="0" w:space="0" w:color="auto"/>
      </w:divBdr>
    </w:div>
    <w:div w:id="674957554">
      <w:marLeft w:val="480"/>
      <w:marRight w:val="0"/>
      <w:marTop w:val="0"/>
      <w:marBottom w:val="0"/>
      <w:divBdr>
        <w:top w:val="none" w:sz="0" w:space="0" w:color="auto"/>
        <w:left w:val="none" w:sz="0" w:space="0" w:color="auto"/>
        <w:bottom w:val="none" w:sz="0" w:space="0" w:color="auto"/>
        <w:right w:val="none" w:sz="0" w:space="0" w:color="auto"/>
      </w:divBdr>
    </w:div>
    <w:div w:id="679283278">
      <w:marLeft w:val="480"/>
      <w:marRight w:val="0"/>
      <w:marTop w:val="0"/>
      <w:marBottom w:val="0"/>
      <w:divBdr>
        <w:top w:val="none" w:sz="0" w:space="0" w:color="auto"/>
        <w:left w:val="none" w:sz="0" w:space="0" w:color="auto"/>
        <w:bottom w:val="none" w:sz="0" w:space="0" w:color="auto"/>
        <w:right w:val="none" w:sz="0" w:space="0" w:color="auto"/>
      </w:divBdr>
    </w:div>
    <w:div w:id="687027181">
      <w:marLeft w:val="480"/>
      <w:marRight w:val="0"/>
      <w:marTop w:val="0"/>
      <w:marBottom w:val="0"/>
      <w:divBdr>
        <w:top w:val="none" w:sz="0" w:space="0" w:color="auto"/>
        <w:left w:val="none" w:sz="0" w:space="0" w:color="auto"/>
        <w:bottom w:val="none" w:sz="0" w:space="0" w:color="auto"/>
        <w:right w:val="none" w:sz="0" w:space="0" w:color="auto"/>
      </w:divBdr>
    </w:div>
    <w:div w:id="720790049">
      <w:marLeft w:val="480"/>
      <w:marRight w:val="0"/>
      <w:marTop w:val="0"/>
      <w:marBottom w:val="0"/>
      <w:divBdr>
        <w:top w:val="none" w:sz="0" w:space="0" w:color="auto"/>
        <w:left w:val="none" w:sz="0" w:space="0" w:color="auto"/>
        <w:bottom w:val="none" w:sz="0" w:space="0" w:color="auto"/>
        <w:right w:val="none" w:sz="0" w:space="0" w:color="auto"/>
      </w:divBdr>
    </w:div>
    <w:div w:id="729232226">
      <w:marLeft w:val="480"/>
      <w:marRight w:val="0"/>
      <w:marTop w:val="0"/>
      <w:marBottom w:val="0"/>
      <w:divBdr>
        <w:top w:val="none" w:sz="0" w:space="0" w:color="auto"/>
        <w:left w:val="none" w:sz="0" w:space="0" w:color="auto"/>
        <w:bottom w:val="none" w:sz="0" w:space="0" w:color="auto"/>
        <w:right w:val="none" w:sz="0" w:space="0" w:color="auto"/>
      </w:divBdr>
    </w:div>
    <w:div w:id="731543811">
      <w:marLeft w:val="480"/>
      <w:marRight w:val="0"/>
      <w:marTop w:val="0"/>
      <w:marBottom w:val="0"/>
      <w:divBdr>
        <w:top w:val="none" w:sz="0" w:space="0" w:color="auto"/>
        <w:left w:val="none" w:sz="0" w:space="0" w:color="auto"/>
        <w:bottom w:val="none" w:sz="0" w:space="0" w:color="auto"/>
        <w:right w:val="none" w:sz="0" w:space="0" w:color="auto"/>
      </w:divBdr>
    </w:div>
    <w:div w:id="737292218">
      <w:marLeft w:val="480"/>
      <w:marRight w:val="0"/>
      <w:marTop w:val="0"/>
      <w:marBottom w:val="0"/>
      <w:divBdr>
        <w:top w:val="none" w:sz="0" w:space="0" w:color="auto"/>
        <w:left w:val="none" w:sz="0" w:space="0" w:color="auto"/>
        <w:bottom w:val="none" w:sz="0" w:space="0" w:color="auto"/>
        <w:right w:val="none" w:sz="0" w:space="0" w:color="auto"/>
      </w:divBdr>
    </w:div>
    <w:div w:id="738674209">
      <w:marLeft w:val="480"/>
      <w:marRight w:val="0"/>
      <w:marTop w:val="0"/>
      <w:marBottom w:val="0"/>
      <w:divBdr>
        <w:top w:val="none" w:sz="0" w:space="0" w:color="auto"/>
        <w:left w:val="none" w:sz="0" w:space="0" w:color="auto"/>
        <w:bottom w:val="none" w:sz="0" w:space="0" w:color="auto"/>
        <w:right w:val="none" w:sz="0" w:space="0" w:color="auto"/>
      </w:divBdr>
    </w:div>
    <w:div w:id="739253062">
      <w:marLeft w:val="480"/>
      <w:marRight w:val="0"/>
      <w:marTop w:val="0"/>
      <w:marBottom w:val="0"/>
      <w:divBdr>
        <w:top w:val="none" w:sz="0" w:space="0" w:color="auto"/>
        <w:left w:val="none" w:sz="0" w:space="0" w:color="auto"/>
        <w:bottom w:val="none" w:sz="0" w:space="0" w:color="auto"/>
        <w:right w:val="none" w:sz="0" w:space="0" w:color="auto"/>
      </w:divBdr>
    </w:div>
    <w:div w:id="745765255">
      <w:marLeft w:val="480"/>
      <w:marRight w:val="0"/>
      <w:marTop w:val="0"/>
      <w:marBottom w:val="0"/>
      <w:divBdr>
        <w:top w:val="none" w:sz="0" w:space="0" w:color="auto"/>
        <w:left w:val="none" w:sz="0" w:space="0" w:color="auto"/>
        <w:bottom w:val="none" w:sz="0" w:space="0" w:color="auto"/>
        <w:right w:val="none" w:sz="0" w:space="0" w:color="auto"/>
      </w:divBdr>
    </w:div>
    <w:div w:id="755831812">
      <w:marLeft w:val="480"/>
      <w:marRight w:val="0"/>
      <w:marTop w:val="0"/>
      <w:marBottom w:val="0"/>
      <w:divBdr>
        <w:top w:val="none" w:sz="0" w:space="0" w:color="auto"/>
        <w:left w:val="none" w:sz="0" w:space="0" w:color="auto"/>
        <w:bottom w:val="none" w:sz="0" w:space="0" w:color="auto"/>
        <w:right w:val="none" w:sz="0" w:space="0" w:color="auto"/>
      </w:divBdr>
    </w:div>
    <w:div w:id="772359829">
      <w:marLeft w:val="480"/>
      <w:marRight w:val="0"/>
      <w:marTop w:val="0"/>
      <w:marBottom w:val="0"/>
      <w:divBdr>
        <w:top w:val="none" w:sz="0" w:space="0" w:color="auto"/>
        <w:left w:val="none" w:sz="0" w:space="0" w:color="auto"/>
        <w:bottom w:val="none" w:sz="0" w:space="0" w:color="auto"/>
        <w:right w:val="none" w:sz="0" w:space="0" w:color="auto"/>
      </w:divBdr>
    </w:div>
    <w:div w:id="774373834">
      <w:marLeft w:val="480"/>
      <w:marRight w:val="0"/>
      <w:marTop w:val="0"/>
      <w:marBottom w:val="0"/>
      <w:divBdr>
        <w:top w:val="none" w:sz="0" w:space="0" w:color="auto"/>
        <w:left w:val="none" w:sz="0" w:space="0" w:color="auto"/>
        <w:bottom w:val="none" w:sz="0" w:space="0" w:color="auto"/>
        <w:right w:val="none" w:sz="0" w:space="0" w:color="auto"/>
      </w:divBdr>
    </w:div>
    <w:div w:id="804201283">
      <w:marLeft w:val="480"/>
      <w:marRight w:val="0"/>
      <w:marTop w:val="0"/>
      <w:marBottom w:val="0"/>
      <w:divBdr>
        <w:top w:val="none" w:sz="0" w:space="0" w:color="auto"/>
        <w:left w:val="none" w:sz="0" w:space="0" w:color="auto"/>
        <w:bottom w:val="none" w:sz="0" w:space="0" w:color="auto"/>
        <w:right w:val="none" w:sz="0" w:space="0" w:color="auto"/>
      </w:divBdr>
    </w:div>
    <w:div w:id="809860844">
      <w:marLeft w:val="480"/>
      <w:marRight w:val="0"/>
      <w:marTop w:val="0"/>
      <w:marBottom w:val="0"/>
      <w:divBdr>
        <w:top w:val="none" w:sz="0" w:space="0" w:color="auto"/>
        <w:left w:val="none" w:sz="0" w:space="0" w:color="auto"/>
        <w:bottom w:val="none" w:sz="0" w:space="0" w:color="auto"/>
        <w:right w:val="none" w:sz="0" w:space="0" w:color="auto"/>
      </w:divBdr>
    </w:div>
    <w:div w:id="817186245">
      <w:marLeft w:val="480"/>
      <w:marRight w:val="0"/>
      <w:marTop w:val="0"/>
      <w:marBottom w:val="0"/>
      <w:divBdr>
        <w:top w:val="none" w:sz="0" w:space="0" w:color="auto"/>
        <w:left w:val="none" w:sz="0" w:space="0" w:color="auto"/>
        <w:bottom w:val="none" w:sz="0" w:space="0" w:color="auto"/>
        <w:right w:val="none" w:sz="0" w:space="0" w:color="auto"/>
      </w:divBdr>
    </w:div>
    <w:div w:id="846288852">
      <w:marLeft w:val="480"/>
      <w:marRight w:val="0"/>
      <w:marTop w:val="0"/>
      <w:marBottom w:val="0"/>
      <w:divBdr>
        <w:top w:val="none" w:sz="0" w:space="0" w:color="auto"/>
        <w:left w:val="none" w:sz="0" w:space="0" w:color="auto"/>
        <w:bottom w:val="none" w:sz="0" w:space="0" w:color="auto"/>
        <w:right w:val="none" w:sz="0" w:space="0" w:color="auto"/>
      </w:divBdr>
    </w:div>
    <w:div w:id="855848094">
      <w:marLeft w:val="480"/>
      <w:marRight w:val="0"/>
      <w:marTop w:val="0"/>
      <w:marBottom w:val="0"/>
      <w:divBdr>
        <w:top w:val="none" w:sz="0" w:space="0" w:color="auto"/>
        <w:left w:val="none" w:sz="0" w:space="0" w:color="auto"/>
        <w:bottom w:val="none" w:sz="0" w:space="0" w:color="auto"/>
        <w:right w:val="none" w:sz="0" w:space="0" w:color="auto"/>
      </w:divBdr>
    </w:div>
    <w:div w:id="912928367">
      <w:marLeft w:val="480"/>
      <w:marRight w:val="0"/>
      <w:marTop w:val="0"/>
      <w:marBottom w:val="0"/>
      <w:divBdr>
        <w:top w:val="none" w:sz="0" w:space="0" w:color="auto"/>
        <w:left w:val="none" w:sz="0" w:space="0" w:color="auto"/>
        <w:bottom w:val="none" w:sz="0" w:space="0" w:color="auto"/>
        <w:right w:val="none" w:sz="0" w:space="0" w:color="auto"/>
      </w:divBdr>
    </w:div>
    <w:div w:id="921715416">
      <w:marLeft w:val="480"/>
      <w:marRight w:val="0"/>
      <w:marTop w:val="0"/>
      <w:marBottom w:val="0"/>
      <w:divBdr>
        <w:top w:val="none" w:sz="0" w:space="0" w:color="auto"/>
        <w:left w:val="none" w:sz="0" w:space="0" w:color="auto"/>
        <w:bottom w:val="none" w:sz="0" w:space="0" w:color="auto"/>
        <w:right w:val="none" w:sz="0" w:space="0" w:color="auto"/>
      </w:divBdr>
    </w:div>
    <w:div w:id="923339327">
      <w:marLeft w:val="480"/>
      <w:marRight w:val="0"/>
      <w:marTop w:val="0"/>
      <w:marBottom w:val="0"/>
      <w:divBdr>
        <w:top w:val="none" w:sz="0" w:space="0" w:color="auto"/>
        <w:left w:val="none" w:sz="0" w:space="0" w:color="auto"/>
        <w:bottom w:val="none" w:sz="0" w:space="0" w:color="auto"/>
        <w:right w:val="none" w:sz="0" w:space="0" w:color="auto"/>
      </w:divBdr>
    </w:div>
    <w:div w:id="945116915">
      <w:marLeft w:val="480"/>
      <w:marRight w:val="0"/>
      <w:marTop w:val="0"/>
      <w:marBottom w:val="0"/>
      <w:divBdr>
        <w:top w:val="none" w:sz="0" w:space="0" w:color="auto"/>
        <w:left w:val="none" w:sz="0" w:space="0" w:color="auto"/>
        <w:bottom w:val="none" w:sz="0" w:space="0" w:color="auto"/>
        <w:right w:val="none" w:sz="0" w:space="0" w:color="auto"/>
      </w:divBdr>
    </w:div>
    <w:div w:id="967011214">
      <w:marLeft w:val="480"/>
      <w:marRight w:val="0"/>
      <w:marTop w:val="0"/>
      <w:marBottom w:val="0"/>
      <w:divBdr>
        <w:top w:val="none" w:sz="0" w:space="0" w:color="auto"/>
        <w:left w:val="none" w:sz="0" w:space="0" w:color="auto"/>
        <w:bottom w:val="none" w:sz="0" w:space="0" w:color="auto"/>
        <w:right w:val="none" w:sz="0" w:space="0" w:color="auto"/>
      </w:divBdr>
    </w:div>
    <w:div w:id="967512724">
      <w:marLeft w:val="480"/>
      <w:marRight w:val="0"/>
      <w:marTop w:val="0"/>
      <w:marBottom w:val="0"/>
      <w:divBdr>
        <w:top w:val="none" w:sz="0" w:space="0" w:color="auto"/>
        <w:left w:val="none" w:sz="0" w:space="0" w:color="auto"/>
        <w:bottom w:val="none" w:sz="0" w:space="0" w:color="auto"/>
        <w:right w:val="none" w:sz="0" w:space="0" w:color="auto"/>
      </w:divBdr>
    </w:div>
    <w:div w:id="992413804">
      <w:marLeft w:val="480"/>
      <w:marRight w:val="0"/>
      <w:marTop w:val="0"/>
      <w:marBottom w:val="0"/>
      <w:divBdr>
        <w:top w:val="none" w:sz="0" w:space="0" w:color="auto"/>
        <w:left w:val="none" w:sz="0" w:space="0" w:color="auto"/>
        <w:bottom w:val="none" w:sz="0" w:space="0" w:color="auto"/>
        <w:right w:val="none" w:sz="0" w:space="0" w:color="auto"/>
      </w:divBdr>
    </w:div>
    <w:div w:id="999774127">
      <w:marLeft w:val="480"/>
      <w:marRight w:val="0"/>
      <w:marTop w:val="0"/>
      <w:marBottom w:val="0"/>
      <w:divBdr>
        <w:top w:val="none" w:sz="0" w:space="0" w:color="auto"/>
        <w:left w:val="none" w:sz="0" w:space="0" w:color="auto"/>
        <w:bottom w:val="none" w:sz="0" w:space="0" w:color="auto"/>
        <w:right w:val="none" w:sz="0" w:space="0" w:color="auto"/>
      </w:divBdr>
    </w:div>
    <w:div w:id="1015111081">
      <w:marLeft w:val="480"/>
      <w:marRight w:val="0"/>
      <w:marTop w:val="0"/>
      <w:marBottom w:val="0"/>
      <w:divBdr>
        <w:top w:val="none" w:sz="0" w:space="0" w:color="auto"/>
        <w:left w:val="none" w:sz="0" w:space="0" w:color="auto"/>
        <w:bottom w:val="none" w:sz="0" w:space="0" w:color="auto"/>
        <w:right w:val="none" w:sz="0" w:space="0" w:color="auto"/>
      </w:divBdr>
    </w:div>
    <w:div w:id="1032071058">
      <w:marLeft w:val="480"/>
      <w:marRight w:val="0"/>
      <w:marTop w:val="0"/>
      <w:marBottom w:val="0"/>
      <w:divBdr>
        <w:top w:val="none" w:sz="0" w:space="0" w:color="auto"/>
        <w:left w:val="none" w:sz="0" w:space="0" w:color="auto"/>
        <w:bottom w:val="none" w:sz="0" w:space="0" w:color="auto"/>
        <w:right w:val="none" w:sz="0" w:space="0" w:color="auto"/>
      </w:divBdr>
    </w:div>
    <w:div w:id="1037705662">
      <w:marLeft w:val="480"/>
      <w:marRight w:val="0"/>
      <w:marTop w:val="0"/>
      <w:marBottom w:val="0"/>
      <w:divBdr>
        <w:top w:val="none" w:sz="0" w:space="0" w:color="auto"/>
        <w:left w:val="none" w:sz="0" w:space="0" w:color="auto"/>
        <w:bottom w:val="none" w:sz="0" w:space="0" w:color="auto"/>
        <w:right w:val="none" w:sz="0" w:space="0" w:color="auto"/>
      </w:divBdr>
    </w:div>
    <w:div w:id="1051731451">
      <w:marLeft w:val="480"/>
      <w:marRight w:val="0"/>
      <w:marTop w:val="0"/>
      <w:marBottom w:val="0"/>
      <w:divBdr>
        <w:top w:val="none" w:sz="0" w:space="0" w:color="auto"/>
        <w:left w:val="none" w:sz="0" w:space="0" w:color="auto"/>
        <w:bottom w:val="none" w:sz="0" w:space="0" w:color="auto"/>
        <w:right w:val="none" w:sz="0" w:space="0" w:color="auto"/>
      </w:divBdr>
    </w:div>
    <w:div w:id="1059284080">
      <w:marLeft w:val="480"/>
      <w:marRight w:val="0"/>
      <w:marTop w:val="0"/>
      <w:marBottom w:val="0"/>
      <w:divBdr>
        <w:top w:val="none" w:sz="0" w:space="0" w:color="auto"/>
        <w:left w:val="none" w:sz="0" w:space="0" w:color="auto"/>
        <w:bottom w:val="none" w:sz="0" w:space="0" w:color="auto"/>
        <w:right w:val="none" w:sz="0" w:space="0" w:color="auto"/>
      </w:divBdr>
    </w:div>
    <w:div w:id="1118836209">
      <w:marLeft w:val="480"/>
      <w:marRight w:val="0"/>
      <w:marTop w:val="0"/>
      <w:marBottom w:val="0"/>
      <w:divBdr>
        <w:top w:val="none" w:sz="0" w:space="0" w:color="auto"/>
        <w:left w:val="none" w:sz="0" w:space="0" w:color="auto"/>
        <w:bottom w:val="none" w:sz="0" w:space="0" w:color="auto"/>
        <w:right w:val="none" w:sz="0" w:space="0" w:color="auto"/>
      </w:divBdr>
    </w:div>
    <w:div w:id="1127622854">
      <w:marLeft w:val="480"/>
      <w:marRight w:val="0"/>
      <w:marTop w:val="0"/>
      <w:marBottom w:val="0"/>
      <w:divBdr>
        <w:top w:val="none" w:sz="0" w:space="0" w:color="auto"/>
        <w:left w:val="none" w:sz="0" w:space="0" w:color="auto"/>
        <w:bottom w:val="none" w:sz="0" w:space="0" w:color="auto"/>
        <w:right w:val="none" w:sz="0" w:space="0" w:color="auto"/>
      </w:divBdr>
    </w:div>
    <w:div w:id="1135677180">
      <w:marLeft w:val="480"/>
      <w:marRight w:val="0"/>
      <w:marTop w:val="0"/>
      <w:marBottom w:val="0"/>
      <w:divBdr>
        <w:top w:val="none" w:sz="0" w:space="0" w:color="auto"/>
        <w:left w:val="none" w:sz="0" w:space="0" w:color="auto"/>
        <w:bottom w:val="none" w:sz="0" w:space="0" w:color="auto"/>
        <w:right w:val="none" w:sz="0" w:space="0" w:color="auto"/>
      </w:divBdr>
    </w:div>
    <w:div w:id="1146584111">
      <w:marLeft w:val="480"/>
      <w:marRight w:val="0"/>
      <w:marTop w:val="0"/>
      <w:marBottom w:val="0"/>
      <w:divBdr>
        <w:top w:val="none" w:sz="0" w:space="0" w:color="auto"/>
        <w:left w:val="none" w:sz="0" w:space="0" w:color="auto"/>
        <w:bottom w:val="none" w:sz="0" w:space="0" w:color="auto"/>
        <w:right w:val="none" w:sz="0" w:space="0" w:color="auto"/>
      </w:divBdr>
    </w:div>
    <w:div w:id="1155487285">
      <w:marLeft w:val="480"/>
      <w:marRight w:val="0"/>
      <w:marTop w:val="0"/>
      <w:marBottom w:val="0"/>
      <w:divBdr>
        <w:top w:val="none" w:sz="0" w:space="0" w:color="auto"/>
        <w:left w:val="none" w:sz="0" w:space="0" w:color="auto"/>
        <w:bottom w:val="none" w:sz="0" w:space="0" w:color="auto"/>
        <w:right w:val="none" w:sz="0" w:space="0" w:color="auto"/>
      </w:divBdr>
    </w:div>
    <w:div w:id="1160727753">
      <w:marLeft w:val="480"/>
      <w:marRight w:val="0"/>
      <w:marTop w:val="0"/>
      <w:marBottom w:val="0"/>
      <w:divBdr>
        <w:top w:val="none" w:sz="0" w:space="0" w:color="auto"/>
        <w:left w:val="none" w:sz="0" w:space="0" w:color="auto"/>
        <w:bottom w:val="none" w:sz="0" w:space="0" w:color="auto"/>
        <w:right w:val="none" w:sz="0" w:space="0" w:color="auto"/>
      </w:divBdr>
    </w:div>
    <w:div w:id="1189563215">
      <w:marLeft w:val="480"/>
      <w:marRight w:val="0"/>
      <w:marTop w:val="0"/>
      <w:marBottom w:val="0"/>
      <w:divBdr>
        <w:top w:val="none" w:sz="0" w:space="0" w:color="auto"/>
        <w:left w:val="none" w:sz="0" w:space="0" w:color="auto"/>
        <w:bottom w:val="none" w:sz="0" w:space="0" w:color="auto"/>
        <w:right w:val="none" w:sz="0" w:space="0" w:color="auto"/>
      </w:divBdr>
    </w:div>
    <w:div w:id="1197162060">
      <w:marLeft w:val="480"/>
      <w:marRight w:val="0"/>
      <w:marTop w:val="0"/>
      <w:marBottom w:val="0"/>
      <w:divBdr>
        <w:top w:val="none" w:sz="0" w:space="0" w:color="auto"/>
        <w:left w:val="none" w:sz="0" w:space="0" w:color="auto"/>
        <w:bottom w:val="none" w:sz="0" w:space="0" w:color="auto"/>
        <w:right w:val="none" w:sz="0" w:space="0" w:color="auto"/>
      </w:divBdr>
    </w:div>
    <w:div w:id="1212234041">
      <w:marLeft w:val="480"/>
      <w:marRight w:val="0"/>
      <w:marTop w:val="0"/>
      <w:marBottom w:val="0"/>
      <w:divBdr>
        <w:top w:val="none" w:sz="0" w:space="0" w:color="auto"/>
        <w:left w:val="none" w:sz="0" w:space="0" w:color="auto"/>
        <w:bottom w:val="none" w:sz="0" w:space="0" w:color="auto"/>
        <w:right w:val="none" w:sz="0" w:space="0" w:color="auto"/>
      </w:divBdr>
    </w:div>
    <w:div w:id="1241017196">
      <w:marLeft w:val="480"/>
      <w:marRight w:val="0"/>
      <w:marTop w:val="0"/>
      <w:marBottom w:val="0"/>
      <w:divBdr>
        <w:top w:val="none" w:sz="0" w:space="0" w:color="auto"/>
        <w:left w:val="none" w:sz="0" w:space="0" w:color="auto"/>
        <w:bottom w:val="none" w:sz="0" w:space="0" w:color="auto"/>
        <w:right w:val="none" w:sz="0" w:space="0" w:color="auto"/>
      </w:divBdr>
    </w:div>
    <w:div w:id="1282762815">
      <w:marLeft w:val="480"/>
      <w:marRight w:val="0"/>
      <w:marTop w:val="0"/>
      <w:marBottom w:val="0"/>
      <w:divBdr>
        <w:top w:val="none" w:sz="0" w:space="0" w:color="auto"/>
        <w:left w:val="none" w:sz="0" w:space="0" w:color="auto"/>
        <w:bottom w:val="none" w:sz="0" w:space="0" w:color="auto"/>
        <w:right w:val="none" w:sz="0" w:space="0" w:color="auto"/>
      </w:divBdr>
    </w:div>
    <w:div w:id="1284920051">
      <w:marLeft w:val="480"/>
      <w:marRight w:val="0"/>
      <w:marTop w:val="0"/>
      <w:marBottom w:val="0"/>
      <w:divBdr>
        <w:top w:val="none" w:sz="0" w:space="0" w:color="auto"/>
        <w:left w:val="none" w:sz="0" w:space="0" w:color="auto"/>
        <w:bottom w:val="none" w:sz="0" w:space="0" w:color="auto"/>
        <w:right w:val="none" w:sz="0" w:space="0" w:color="auto"/>
      </w:divBdr>
    </w:div>
    <w:div w:id="1314291639">
      <w:marLeft w:val="480"/>
      <w:marRight w:val="0"/>
      <w:marTop w:val="0"/>
      <w:marBottom w:val="0"/>
      <w:divBdr>
        <w:top w:val="none" w:sz="0" w:space="0" w:color="auto"/>
        <w:left w:val="none" w:sz="0" w:space="0" w:color="auto"/>
        <w:bottom w:val="none" w:sz="0" w:space="0" w:color="auto"/>
        <w:right w:val="none" w:sz="0" w:space="0" w:color="auto"/>
      </w:divBdr>
    </w:div>
    <w:div w:id="1329021357">
      <w:marLeft w:val="480"/>
      <w:marRight w:val="0"/>
      <w:marTop w:val="0"/>
      <w:marBottom w:val="0"/>
      <w:divBdr>
        <w:top w:val="none" w:sz="0" w:space="0" w:color="auto"/>
        <w:left w:val="none" w:sz="0" w:space="0" w:color="auto"/>
        <w:bottom w:val="none" w:sz="0" w:space="0" w:color="auto"/>
        <w:right w:val="none" w:sz="0" w:space="0" w:color="auto"/>
      </w:divBdr>
    </w:div>
    <w:div w:id="1333949958">
      <w:marLeft w:val="480"/>
      <w:marRight w:val="0"/>
      <w:marTop w:val="0"/>
      <w:marBottom w:val="0"/>
      <w:divBdr>
        <w:top w:val="none" w:sz="0" w:space="0" w:color="auto"/>
        <w:left w:val="none" w:sz="0" w:space="0" w:color="auto"/>
        <w:bottom w:val="none" w:sz="0" w:space="0" w:color="auto"/>
        <w:right w:val="none" w:sz="0" w:space="0" w:color="auto"/>
      </w:divBdr>
    </w:div>
    <w:div w:id="1352613025">
      <w:marLeft w:val="480"/>
      <w:marRight w:val="0"/>
      <w:marTop w:val="0"/>
      <w:marBottom w:val="0"/>
      <w:divBdr>
        <w:top w:val="none" w:sz="0" w:space="0" w:color="auto"/>
        <w:left w:val="none" w:sz="0" w:space="0" w:color="auto"/>
        <w:bottom w:val="none" w:sz="0" w:space="0" w:color="auto"/>
        <w:right w:val="none" w:sz="0" w:space="0" w:color="auto"/>
      </w:divBdr>
    </w:div>
    <w:div w:id="1355880249">
      <w:marLeft w:val="480"/>
      <w:marRight w:val="0"/>
      <w:marTop w:val="0"/>
      <w:marBottom w:val="0"/>
      <w:divBdr>
        <w:top w:val="none" w:sz="0" w:space="0" w:color="auto"/>
        <w:left w:val="none" w:sz="0" w:space="0" w:color="auto"/>
        <w:bottom w:val="none" w:sz="0" w:space="0" w:color="auto"/>
        <w:right w:val="none" w:sz="0" w:space="0" w:color="auto"/>
      </w:divBdr>
    </w:div>
    <w:div w:id="1373117482">
      <w:marLeft w:val="480"/>
      <w:marRight w:val="0"/>
      <w:marTop w:val="0"/>
      <w:marBottom w:val="0"/>
      <w:divBdr>
        <w:top w:val="none" w:sz="0" w:space="0" w:color="auto"/>
        <w:left w:val="none" w:sz="0" w:space="0" w:color="auto"/>
        <w:bottom w:val="none" w:sz="0" w:space="0" w:color="auto"/>
        <w:right w:val="none" w:sz="0" w:space="0" w:color="auto"/>
      </w:divBdr>
    </w:div>
    <w:div w:id="1374617752">
      <w:marLeft w:val="480"/>
      <w:marRight w:val="0"/>
      <w:marTop w:val="0"/>
      <w:marBottom w:val="0"/>
      <w:divBdr>
        <w:top w:val="none" w:sz="0" w:space="0" w:color="auto"/>
        <w:left w:val="none" w:sz="0" w:space="0" w:color="auto"/>
        <w:bottom w:val="none" w:sz="0" w:space="0" w:color="auto"/>
        <w:right w:val="none" w:sz="0" w:space="0" w:color="auto"/>
      </w:divBdr>
    </w:div>
    <w:div w:id="1406761180">
      <w:marLeft w:val="480"/>
      <w:marRight w:val="0"/>
      <w:marTop w:val="0"/>
      <w:marBottom w:val="0"/>
      <w:divBdr>
        <w:top w:val="none" w:sz="0" w:space="0" w:color="auto"/>
        <w:left w:val="none" w:sz="0" w:space="0" w:color="auto"/>
        <w:bottom w:val="none" w:sz="0" w:space="0" w:color="auto"/>
        <w:right w:val="none" w:sz="0" w:space="0" w:color="auto"/>
      </w:divBdr>
    </w:div>
    <w:div w:id="1431581097">
      <w:marLeft w:val="480"/>
      <w:marRight w:val="0"/>
      <w:marTop w:val="0"/>
      <w:marBottom w:val="0"/>
      <w:divBdr>
        <w:top w:val="none" w:sz="0" w:space="0" w:color="auto"/>
        <w:left w:val="none" w:sz="0" w:space="0" w:color="auto"/>
        <w:bottom w:val="none" w:sz="0" w:space="0" w:color="auto"/>
        <w:right w:val="none" w:sz="0" w:space="0" w:color="auto"/>
      </w:divBdr>
    </w:div>
    <w:div w:id="1454442907">
      <w:marLeft w:val="480"/>
      <w:marRight w:val="0"/>
      <w:marTop w:val="0"/>
      <w:marBottom w:val="0"/>
      <w:divBdr>
        <w:top w:val="none" w:sz="0" w:space="0" w:color="auto"/>
        <w:left w:val="none" w:sz="0" w:space="0" w:color="auto"/>
        <w:bottom w:val="none" w:sz="0" w:space="0" w:color="auto"/>
        <w:right w:val="none" w:sz="0" w:space="0" w:color="auto"/>
      </w:divBdr>
    </w:div>
    <w:div w:id="1458527416">
      <w:marLeft w:val="480"/>
      <w:marRight w:val="0"/>
      <w:marTop w:val="0"/>
      <w:marBottom w:val="0"/>
      <w:divBdr>
        <w:top w:val="none" w:sz="0" w:space="0" w:color="auto"/>
        <w:left w:val="none" w:sz="0" w:space="0" w:color="auto"/>
        <w:bottom w:val="none" w:sz="0" w:space="0" w:color="auto"/>
        <w:right w:val="none" w:sz="0" w:space="0" w:color="auto"/>
      </w:divBdr>
    </w:div>
    <w:div w:id="1458987328">
      <w:marLeft w:val="480"/>
      <w:marRight w:val="0"/>
      <w:marTop w:val="0"/>
      <w:marBottom w:val="0"/>
      <w:divBdr>
        <w:top w:val="none" w:sz="0" w:space="0" w:color="auto"/>
        <w:left w:val="none" w:sz="0" w:space="0" w:color="auto"/>
        <w:bottom w:val="none" w:sz="0" w:space="0" w:color="auto"/>
        <w:right w:val="none" w:sz="0" w:space="0" w:color="auto"/>
      </w:divBdr>
    </w:div>
    <w:div w:id="1473056340">
      <w:marLeft w:val="480"/>
      <w:marRight w:val="0"/>
      <w:marTop w:val="0"/>
      <w:marBottom w:val="0"/>
      <w:divBdr>
        <w:top w:val="none" w:sz="0" w:space="0" w:color="auto"/>
        <w:left w:val="none" w:sz="0" w:space="0" w:color="auto"/>
        <w:bottom w:val="none" w:sz="0" w:space="0" w:color="auto"/>
        <w:right w:val="none" w:sz="0" w:space="0" w:color="auto"/>
      </w:divBdr>
    </w:div>
    <w:div w:id="1494760382">
      <w:marLeft w:val="480"/>
      <w:marRight w:val="0"/>
      <w:marTop w:val="0"/>
      <w:marBottom w:val="0"/>
      <w:divBdr>
        <w:top w:val="none" w:sz="0" w:space="0" w:color="auto"/>
        <w:left w:val="none" w:sz="0" w:space="0" w:color="auto"/>
        <w:bottom w:val="none" w:sz="0" w:space="0" w:color="auto"/>
        <w:right w:val="none" w:sz="0" w:space="0" w:color="auto"/>
      </w:divBdr>
    </w:div>
    <w:div w:id="1512182944">
      <w:marLeft w:val="480"/>
      <w:marRight w:val="0"/>
      <w:marTop w:val="0"/>
      <w:marBottom w:val="0"/>
      <w:divBdr>
        <w:top w:val="none" w:sz="0" w:space="0" w:color="auto"/>
        <w:left w:val="none" w:sz="0" w:space="0" w:color="auto"/>
        <w:bottom w:val="none" w:sz="0" w:space="0" w:color="auto"/>
        <w:right w:val="none" w:sz="0" w:space="0" w:color="auto"/>
      </w:divBdr>
    </w:div>
    <w:div w:id="1522091788">
      <w:marLeft w:val="480"/>
      <w:marRight w:val="0"/>
      <w:marTop w:val="0"/>
      <w:marBottom w:val="0"/>
      <w:divBdr>
        <w:top w:val="none" w:sz="0" w:space="0" w:color="auto"/>
        <w:left w:val="none" w:sz="0" w:space="0" w:color="auto"/>
        <w:bottom w:val="none" w:sz="0" w:space="0" w:color="auto"/>
        <w:right w:val="none" w:sz="0" w:space="0" w:color="auto"/>
      </w:divBdr>
    </w:div>
    <w:div w:id="1532373923">
      <w:marLeft w:val="480"/>
      <w:marRight w:val="0"/>
      <w:marTop w:val="0"/>
      <w:marBottom w:val="0"/>
      <w:divBdr>
        <w:top w:val="none" w:sz="0" w:space="0" w:color="auto"/>
        <w:left w:val="none" w:sz="0" w:space="0" w:color="auto"/>
        <w:bottom w:val="none" w:sz="0" w:space="0" w:color="auto"/>
        <w:right w:val="none" w:sz="0" w:space="0" w:color="auto"/>
      </w:divBdr>
    </w:div>
    <w:div w:id="1537085357">
      <w:marLeft w:val="480"/>
      <w:marRight w:val="0"/>
      <w:marTop w:val="0"/>
      <w:marBottom w:val="0"/>
      <w:divBdr>
        <w:top w:val="none" w:sz="0" w:space="0" w:color="auto"/>
        <w:left w:val="none" w:sz="0" w:space="0" w:color="auto"/>
        <w:bottom w:val="none" w:sz="0" w:space="0" w:color="auto"/>
        <w:right w:val="none" w:sz="0" w:space="0" w:color="auto"/>
      </w:divBdr>
    </w:div>
    <w:div w:id="1580559587">
      <w:marLeft w:val="480"/>
      <w:marRight w:val="0"/>
      <w:marTop w:val="0"/>
      <w:marBottom w:val="0"/>
      <w:divBdr>
        <w:top w:val="none" w:sz="0" w:space="0" w:color="auto"/>
        <w:left w:val="none" w:sz="0" w:space="0" w:color="auto"/>
        <w:bottom w:val="none" w:sz="0" w:space="0" w:color="auto"/>
        <w:right w:val="none" w:sz="0" w:space="0" w:color="auto"/>
      </w:divBdr>
    </w:div>
    <w:div w:id="1583443332">
      <w:marLeft w:val="480"/>
      <w:marRight w:val="0"/>
      <w:marTop w:val="0"/>
      <w:marBottom w:val="0"/>
      <w:divBdr>
        <w:top w:val="none" w:sz="0" w:space="0" w:color="auto"/>
        <w:left w:val="none" w:sz="0" w:space="0" w:color="auto"/>
        <w:bottom w:val="none" w:sz="0" w:space="0" w:color="auto"/>
        <w:right w:val="none" w:sz="0" w:space="0" w:color="auto"/>
      </w:divBdr>
    </w:div>
    <w:div w:id="1584607716">
      <w:marLeft w:val="480"/>
      <w:marRight w:val="0"/>
      <w:marTop w:val="0"/>
      <w:marBottom w:val="0"/>
      <w:divBdr>
        <w:top w:val="none" w:sz="0" w:space="0" w:color="auto"/>
        <w:left w:val="none" w:sz="0" w:space="0" w:color="auto"/>
        <w:bottom w:val="none" w:sz="0" w:space="0" w:color="auto"/>
        <w:right w:val="none" w:sz="0" w:space="0" w:color="auto"/>
      </w:divBdr>
    </w:div>
    <w:div w:id="1596749747">
      <w:marLeft w:val="480"/>
      <w:marRight w:val="0"/>
      <w:marTop w:val="0"/>
      <w:marBottom w:val="0"/>
      <w:divBdr>
        <w:top w:val="none" w:sz="0" w:space="0" w:color="auto"/>
        <w:left w:val="none" w:sz="0" w:space="0" w:color="auto"/>
        <w:bottom w:val="none" w:sz="0" w:space="0" w:color="auto"/>
        <w:right w:val="none" w:sz="0" w:space="0" w:color="auto"/>
      </w:divBdr>
    </w:div>
    <w:div w:id="1600941385">
      <w:marLeft w:val="480"/>
      <w:marRight w:val="0"/>
      <w:marTop w:val="0"/>
      <w:marBottom w:val="0"/>
      <w:divBdr>
        <w:top w:val="none" w:sz="0" w:space="0" w:color="auto"/>
        <w:left w:val="none" w:sz="0" w:space="0" w:color="auto"/>
        <w:bottom w:val="none" w:sz="0" w:space="0" w:color="auto"/>
        <w:right w:val="none" w:sz="0" w:space="0" w:color="auto"/>
      </w:divBdr>
    </w:div>
    <w:div w:id="1615016023">
      <w:marLeft w:val="480"/>
      <w:marRight w:val="0"/>
      <w:marTop w:val="0"/>
      <w:marBottom w:val="0"/>
      <w:divBdr>
        <w:top w:val="none" w:sz="0" w:space="0" w:color="auto"/>
        <w:left w:val="none" w:sz="0" w:space="0" w:color="auto"/>
        <w:bottom w:val="none" w:sz="0" w:space="0" w:color="auto"/>
        <w:right w:val="none" w:sz="0" w:space="0" w:color="auto"/>
      </w:divBdr>
    </w:div>
    <w:div w:id="1635212473">
      <w:marLeft w:val="480"/>
      <w:marRight w:val="0"/>
      <w:marTop w:val="0"/>
      <w:marBottom w:val="0"/>
      <w:divBdr>
        <w:top w:val="none" w:sz="0" w:space="0" w:color="auto"/>
        <w:left w:val="none" w:sz="0" w:space="0" w:color="auto"/>
        <w:bottom w:val="none" w:sz="0" w:space="0" w:color="auto"/>
        <w:right w:val="none" w:sz="0" w:space="0" w:color="auto"/>
      </w:divBdr>
    </w:div>
    <w:div w:id="1651867506">
      <w:marLeft w:val="480"/>
      <w:marRight w:val="0"/>
      <w:marTop w:val="0"/>
      <w:marBottom w:val="0"/>
      <w:divBdr>
        <w:top w:val="none" w:sz="0" w:space="0" w:color="auto"/>
        <w:left w:val="none" w:sz="0" w:space="0" w:color="auto"/>
        <w:bottom w:val="none" w:sz="0" w:space="0" w:color="auto"/>
        <w:right w:val="none" w:sz="0" w:space="0" w:color="auto"/>
      </w:divBdr>
    </w:div>
    <w:div w:id="1660308919">
      <w:marLeft w:val="480"/>
      <w:marRight w:val="0"/>
      <w:marTop w:val="0"/>
      <w:marBottom w:val="0"/>
      <w:divBdr>
        <w:top w:val="none" w:sz="0" w:space="0" w:color="auto"/>
        <w:left w:val="none" w:sz="0" w:space="0" w:color="auto"/>
        <w:bottom w:val="none" w:sz="0" w:space="0" w:color="auto"/>
        <w:right w:val="none" w:sz="0" w:space="0" w:color="auto"/>
      </w:divBdr>
    </w:div>
    <w:div w:id="1661733445">
      <w:marLeft w:val="480"/>
      <w:marRight w:val="0"/>
      <w:marTop w:val="0"/>
      <w:marBottom w:val="0"/>
      <w:divBdr>
        <w:top w:val="none" w:sz="0" w:space="0" w:color="auto"/>
        <w:left w:val="none" w:sz="0" w:space="0" w:color="auto"/>
        <w:bottom w:val="none" w:sz="0" w:space="0" w:color="auto"/>
        <w:right w:val="none" w:sz="0" w:space="0" w:color="auto"/>
      </w:divBdr>
    </w:div>
    <w:div w:id="1668553827">
      <w:marLeft w:val="480"/>
      <w:marRight w:val="0"/>
      <w:marTop w:val="0"/>
      <w:marBottom w:val="0"/>
      <w:divBdr>
        <w:top w:val="none" w:sz="0" w:space="0" w:color="auto"/>
        <w:left w:val="none" w:sz="0" w:space="0" w:color="auto"/>
        <w:bottom w:val="none" w:sz="0" w:space="0" w:color="auto"/>
        <w:right w:val="none" w:sz="0" w:space="0" w:color="auto"/>
      </w:divBdr>
    </w:div>
    <w:div w:id="1668899236">
      <w:marLeft w:val="480"/>
      <w:marRight w:val="0"/>
      <w:marTop w:val="0"/>
      <w:marBottom w:val="0"/>
      <w:divBdr>
        <w:top w:val="none" w:sz="0" w:space="0" w:color="auto"/>
        <w:left w:val="none" w:sz="0" w:space="0" w:color="auto"/>
        <w:bottom w:val="none" w:sz="0" w:space="0" w:color="auto"/>
        <w:right w:val="none" w:sz="0" w:space="0" w:color="auto"/>
      </w:divBdr>
    </w:div>
    <w:div w:id="1669207772">
      <w:marLeft w:val="480"/>
      <w:marRight w:val="0"/>
      <w:marTop w:val="0"/>
      <w:marBottom w:val="0"/>
      <w:divBdr>
        <w:top w:val="none" w:sz="0" w:space="0" w:color="auto"/>
        <w:left w:val="none" w:sz="0" w:space="0" w:color="auto"/>
        <w:bottom w:val="none" w:sz="0" w:space="0" w:color="auto"/>
        <w:right w:val="none" w:sz="0" w:space="0" w:color="auto"/>
      </w:divBdr>
    </w:div>
    <w:div w:id="1676492383">
      <w:marLeft w:val="480"/>
      <w:marRight w:val="0"/>
      <w:marTop w:val="0"/>
      <w:marBottom w:val="0"/>
      <w:divBdr>
        <w:top w:val="none" w:sz="0" w:space="0" w:color="auto"/>
        <w:left w:val="none" w:sz="0" w:space="0" w:color="auto"/>
        <w:bottom w:val="none" w:sz="0" w:space="0" w:color="auto"/>
        <w:right w:val="none" w:sz="0" w:space="0" w:color="auto"/>
      </w:divBdr>
    </w:div>
    <w:div w:id="1713964421">
      <w:marLeft w:val="480"/>
      <w:marRight w:val="0"/>
      <w:marTop w:val="0"/>
      <w:marBottom w:val="0"/>
      <w:divBdr>
        <w:top w:val="none" w:sz="0" w:space="0" w:color="auto"/>
        <w:left w:val="none" w:sz="0" w:space="0" w:color="auto"/>
        <w:bottom w:val="none" w:sz="0" w:space="0" w:color="auto"/>
        <w:right w:val="none" w:sz="0" w:space="0" w:color="auto"/>
      </w:divBdr>
    </w:div>
    <w:div w:id="1728068657">
      <w:marLeft w:val="480"/>
      <w:marRight w:val="0"/>
      <w:marTop w:val="0"/>
      <w:marBottom w:val="0"/>
      <w:divBdr>
        <w:top w:val="none" w:sz="0" w:space="0" w:color="auto"/>
        <w:left w:val="none" w:sz="0" w:space="0" w:color="auto"/>
        <w:bottom w:val="none" w:sz="0" w:space="0" w:color="auto"/>
        <w:right w:val="none" w:sz="0" w:space="0" w:color="auto"/>
      </w:divBdr>
    </w:div>
    <w:div w:id="1737625358">
      <w:marLeft w:val="480"/>
      <w:marRight w:val="0"/>
      <w:marTop w:val="0"/>
      <w:marBottom w:val="0"/>
      <w:divBdr>
        <w:top w:val="none" w:sz="0" w:space="0" w:color="auto"/>
        <w:left w:val="none" w:sz="0" w:space="0" w:color="auto"/>
        <w:bottom w:val="none" w:sz="0" w:space="0" w:color="auto"/>
        <w:right w:val="none" w:sz="0" w:space="0" w:color="auto"/>
      </w:divBdr>
    </w:div>
    <w:div w:id="1770471202">
      <w:marLeft w:val="480"/>
      <w:marRight w:val="0"/>
      <w:marTop w:val="0"/>
      <w:marBottom w:val="0"/>
      <w:divBdr>
        <w:top w:val="none" w:sz="0" w:space="0" w:color="auto"/>
        <w:left w:val="none" w:sz="0" w:space="0" w:color="auto"/>
        <w:bottom w:val="none" w:sz="0" w:space="0" w:color="auto"/>
        <w:right w:val="none" w:sz="0" w:space="0" w:color="auto"/>
      </w:divBdr>
    </w:div>
    <w:div w:id="1814640295">
      <w:marLeft w:val="480"/>
      <w:marRight w:val="0"/>
      <w:marTop w:val="0"/>
      <w:marBottom w:val="0"/>
      <w:divBdr>
        <w:top w:val="none" w:sz="0" w:space="0" w:color="auto"/>
        <w:left w:val="none" w:sz="0" w:space="0" w:color="auto"/>
        <w:bottom w:val="none" w:sz="0" w:space="0" w:color="auto"/>
        <w:right w:val="none" w:sz="0" w:space="0" w:color="auto"/>
      </w:divBdr>
    </w:div>
    <w:div w:id="1825463762">
      <w:marLeft w:val="480"/>
      <w:marRight w:val="0"/>
      <w:marTop w:val="0"/>
      <w:marBottom w:val="0"/>
      <w:divBdr>
        <w:top w:val="none" w:sz="0" w:space="0" w:color="auto"/>
        <w:left w:val="none" w:sz="0" w:space="0" w:color="auto"/>
        <w:bottom w:val="none" w:sz="0" w:space="0" w:color="auto"/>
        <w:right w:val="none" w:sz="0" w:space="0" w:color="auto"/>
      </w:divBdr>
    </w:div>
    <w:div w:id="1845633524">
      <w:marLeft w:val="480"/>
      <w:marRight w:val="0"/>
      <w:marTop w:val="0"/>
      <w:marBottom w:val="0"/>
      <w:divBdr>
        <w:top w:val="none" w:sz="0" w:space="0" w:color="auto"/>
        <w:left w:val="none" w:sz="0" w:space="0" w:color="auto"/>
        <w:bottom w:val="none" w:sz="0" w:space="0" w:color="auto"/>
        <w:right w:val="none" w:sz="0" w:space="0" w:color="auto"/>
      </w:divBdr>
    </w:div>
    <w:div w:id="1882207321">
      <w:marLeft w:val="480"/>
      <w:marRight w:val="0"/>
      <w:marTop w:val="0"/>
      <w:marBottom w:val="0"/>
      <w:divBdr>
        <w:top w:val="none" w:sz="0" w:space="0" w:color="auto"/>
        <w:left w:val="none" w:sz="0" w:space="0" w:color="auto"/>
        <w:bottom w:val="none" w:sz="0" w:space="0" w:color="auto"/>
        <w:right w:val="none" w:sz="0" w:space="0" w:color="auto"/>
      </w:divBdr>
    </w:div>
    <w:div w:id="1898004167">
      <w:marLeft w:val="480"/>
      <w:marRight w:val="0"/>
      <w:marTop w:val="0"/>
      <w:marBottom w:val="0"/>
      <w:divBdr>
        <w:top w:val="none" w:sz="0" w:space="0" w:color="auto"/>
        <w:left w:val="none" w:sz="0" w:space="0" w:color="auto"/>
        <w:bottom w:val="none" w:sz="0" w:space="0" w:color="auto"/>
        <w:right w:val="none" w:sz="0" w:space="0" w:color="auto"/>
      </w:divBdr>
    </w:div>
    <w:div w:id="1923222404">
      <w:marLeft w:val="480"/>
      <w:marRight w:val="0"/>
      <w:marTop w:val="0"/>
      <w:marBottom w:val="0"/>
      <w:divBdr>
        <w:top w:val="none" w:sz="0" w:space="0" w:color="auto"/>
        <w:left w:val="none" w:sz="0" w:space="0" w:color="auto"/>
        <w:bottom w:val="none" w:sz="0" w:space="0" w:color="auto"/>
        <w:right w:val="none" w:sz="0" w:space="0" w:color="auto"/>
      </w:divBdr>
    </w:div>
    <w:div w:id="1939292291">
      <w:marLeft w:val="480"/>
      <w:marRight w:val="0"/>
      <w:marTop w:val="0"/>
      <w:marBottom w:val="0"/>
      <w:divBdr>
        <w:top w:val="none" w:sz="0" w:space="0" w:color="auto"/>
        <w:left w:val="none" w:sz="0" w:space="0" w:color="auto"/>
        <w:bottom w:val="none" w:sz="0" w:space="0" w:color="auto"/>
        <w:right w:val="none" w:sz="0" w:space="0" w:color="auto"/>
      </w:divBdr>
    </w:div>
    <w:div w:id="1941374383">
      <w:marLeft w:val="480"/>
      <w:marRight w:val="0"/>
      <w:marTop w:val="0"/>
      <w:marBottom w:val="0"/>
      <w:divBdr>
        <w:top w:val="none" w:sz="0" w:space="0" w:color="auto"/>
        <w:left w:val="none" w:sz="0" w:space="0" w:color="auto"/>
        <w:bottom w:val="none" w:sz="0" w:space="0" w:color="auto"/>
        <w:right w:val="none" w:sz="0" w:space="0" w:color="auto"/>
      </w:divBdr>
    </w:div>
    <w:div w:id="1955673158">
      <w:marLeft w:val="480"/>
      <w:marRight w:val="0"/>
      <w:marTop w:val="0"/>
      <w:marBottom w:val="0"/>
      <w:divBdr>
        <w:top w:val="none" w:sz="0" w:space="0" w:color="auto"/>
        <w:left w:val="none" w:sz="0" w:space="0" w:color="auto"/>
        <w:bottom w:val="none" w:sz="0" w:space="0" w:color="auto"/>
        <w:right w:val="none" w:sz="0" w:space="0" w:color="auto"/>
      </w:divBdr>
    </w:div>
    <w:div w:id="1975328918">
      <w:marLeft w:val="480"/>
      <w:marRight w:val="0"/>
      <w:marTop w:val="0"/>
      <w:marBottom w:val="0"/>
      <w:divBdr>
        <w:top w:val="none" w:sz="0" w:space="0" w:color="auto"/>
        <w:left w:val="none" w:sz="0" w:space="0" w:color="auto"/>
        <w:bottom w:val="none" w:sz="0" w:space="0" w:color="auto"/>
        <w:right w:val="none" w:sz="0" w:space="0" w:color="auto"/>
      </w:divBdr>
    </w:div>
    <w:div w:id="1988976813">
      <w:marLeft w:val="480"/>
      <w:marRight w:val="0"/>
      <w:marTop w:val="0"/>
      <w:marBottom w:val="0"/>
      <w:divBdr>
        <w:top w:val="none" w:sz="0" w:space="0" w:color="auto"/>
        <w:left w:val="none" w:sz="0" w:space="0" w:color="auto"/>
        <w:bottom w:val="none" w:sz="0" w:space="0" w:color="auto"/>
        <w:right w:val="none" w:sz="0" w:space="0" w:color="auto"/>
      </w:divBdr>
    </w:div>
    <w:div w:id="2007247564">
      <w:marLeft w:val="480"/>
      <w:marRight w:val="0"/>
      <w:marTop w:val="0"/>
      <w:marBottom w:val="0"/>
      <w:divBdr>
        <w:top w:val="none" w:sz="0" w:space="0" w:color="auto"/>
        <w:left w:val="none" w:sz="0" w:space="0" w:color="auto"/>
        <w:bottom w:val="none" w:sz="0" w:space="0" w:color="auto"/>
        <w:right w:val="none" w:sz="0" w:space="0" w:color="auto"/>
      </w:divBdr>
    </w:div>
    <w:div w:id="2015104184">
      <w:marLeft w:val="480"/>
      <w:marRight w:val="0"/>
      <w:marTop w:val="0"/>
      <w:marBottom w:val="0"/>
      <w:divBdr>
        <w:top w:val="none" w:sz="0" w:space="0" w:color="auto"/>
        <w:left w:val="none" w:sz="0" w:space="0" w:color="auto"/>
        <w:bottom w:val="none" w:sz="0" w:space="0" w:color="auto"/>
        <w:right w:val="none" w:sz="0" w:space="0" w:color="auto"/>
      </w:divBdr>
    </w:div>
    <w:div w:id="2023435331">
      <w:marLeft w:val="480"/>
      <w:marRight w:val="0"/>
      <w:marTop w:val="0"/>
      <w:marBottom w:val="0"/>
      <w:divBdr>
        <w:top w:val="none" w:sz="0" w:space="0" w:color="auto"/>
        <w:left w:val="none" w:sz="0" w:space="0" w:color="auto"/>
        <w:bottom w:val="none" w:sz="0" w:space="0" w:color="auto"/>
        <w:right w:val="none" w:sz="0" w:space="0" w:color="auto"/>
      </w:divBdr>
    </w:div>
    <w:div w:id="2029217539">
      <w:marLeft w:val="480"/>
      <w:marRight w:val="0"/>
      <w:marTop w:val="0"/>
      <w:marBottom w:val="0"/>
      <w:divBdr>
        <w:top w:val="none" w:sz="0" w:space="0" w:color="auto"/>
        <w:left w:val="none" w:sz="0" w:space="0" w:color="auto"/>
        <w:bottom w:val="none" w:sz="0" w:space="0" w:color="auto"/>
        <w:right w:val="none" w:sz="0" w:space="0" w:color="auto"/>
      </w:divBdr>
    </w:div>
    <w:div w:id="2038039166">
      <w:marLeft w:val="480"/>
      <w:marRight w:val="0"/>
      <w:marTop w:val="0"/>
      <w:marBottom w:val="0"/>
      <w:divBdr>
        <w:top w:val="none" w:sz="0" w:space="0" w:color="auto"/>
        <w:left w:val="none" w:sz="0" w:space="0" w:color="auto"/>
        <w:bottom w:val="none" w:sz="0" w:space="0" w:color="auto"/>
        <w:right w:val="none" w:sz="0" w:space="0" w:color="auto"/>
      </w:divBdr>
    </w:div>
    <w:div w:id="2047410588">
      <w:marLeft w:val="480"/>
      <w:marRight w:val="0"/>
      <w:marTop w:val="0"/>
      <w:marBottom w:val="0"/>
      <w:divBdr>
        <w:top w:val="none" w:sz="0" w:space="0" w:color="auto"/>
        <w:left w:val="none" w:sz="0" w:space="0" w:color="auto"/>
        <w:bottom w:val="none" w:sz="0" w:space="0" w:color="auto"/>
        <w:right w:val="none" w:sz="0" w:space="0" w:color="auto"/>
      </w:divBdr>
    </w:div>
    <w:div w:id="2066297830">
      <w:marLeft w:val="480"/>
      <w:marRight w:val="0"/>
      <w:marTop w:val="0"/>
      <w:marBottom w:val="0"/>
      <w:divBdr>
        <w:top w:val="none" w:sz="0" w:space="0" w:color="auto"/>
        <w:left w:val="none" w:sz="0" w:space="0" w:color="auto"/>
        <w:bottom w:val="none" w:sz="0" w:space="0" w:color="auto"/>
        <w:right w:val="none" w:sz="0" w:space="0" w:color="auto"/>
      </w:divBdr>
    </w:div>
    <w:div w:id="2080440824">
      <w:marLeft w:val="480"/>
      <w:marRight w:val="0"/>
      <w:marTop w:val="0"/>
      <w:marBottom w:val="0"/>
      <w:divBdr>
        <w:top w:val="none" w:sz="0" w:space="0" w:color="auto"/>
        <w:left w:val="none" w:sz="0" w:space="0" w:color="auto"/>
        <w:bottom w:val="none" w:sz="0" w:space="0" w:color="auto"/>
        <w:right w:val="none" w:sz="0" w:space="0" w:color="auto"/>
      </w:divBdr>
    </w:div>
    <w:div w:id="2117091193">
      <w:marLeft w:val="480"/>
      <w:marRight w:val="0"/>
      <w:marTop w:val="0"/>
      <w:marBottom w:val="0"/>
      <w:divBdr>
        <w:top w:val="none" w:sz="0" w:space="0" w:color="auto"/>
        <w:left w:val="none" w:sz="0" w:space="0" w:color="auto"/>
        <w:bottom w:val="none" w:sz="0" w:space="0" w:color="auto"/>
        <w:right w:val="none" w:sz="0" w:space="0" w:color="auto"/>
      </w:divBdr>
    </w:div>
    <w:div w:id="212364772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ECA403-F37E-8A4A-A998-9515ACE5AC3E}">
  <we:reference id="f78a3046-9e99-4300-aa2b-5814002b01a2" version="1.55.1.0" store="EXCatalog" storeType="EXCatalog"/>
  <we:alternateReferences>
    <we:reference id="WA104382081" version="1.55.1.0" store="es-MX" storeType="OMEX"/>
  </we:alternateReferences>
  <we:properties>
    <we:property name="MENDELEY_BIBLIOGRAPHY_IS_DIRTY" value="true"/>
    <we:property name="MENDELEY_BIBLIOGRAPHY_LAST_MODIFIED" value="1778045927083"/>
    <we:property name="MENDELEY_CITATIONS" value="[{&quot;citationID&quot;:&quot;MENDELEY_CITATION_dade8e70-1df6-435d-9023-ed4cb8df94bf&quot;,&quot;properties&quot;:{&quot;noteIndex&quot;:0},&quot;isEdited&quot;:false,&quot;manualOverride&quot;:{&quot;isManuallyOverridden&quot;:false,&quot;citeprocText&quot;:&quot;(Kriventseva et al., 2019)&quot;,&quot;manualOverrideText&quot;:&quot;&quot;},&quot;citationTag&quot;:&quot;MENDELEY_CITATION_v3_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&quot;,&quot;citationItems&quot;:[{&quot;id&quot;:&quot;7a54017c-cece-33b8-af65-a03a4e355866&quot;,&quot;itemData&quot;:{&quot;type&quot;:&quot;article-journal&quot;,&quot;id&quot;:&quot;7a54017c-cece-33b8-af65-a03a4e355866&quot;,&quot;title&quot;:&quot;OrthoDB v10: sampling the diversity of animal, plant, fungal, protist, bacterial and viral genomes for evolutionary and functional annotations of orthologs&quot;,&quot;author&quot;:[{&quot;family&quot;:&quot;Kriventseva&quot;,&quot;given&quot;:&quot;Evgenia&quot;,&quot;parse-names&quot;:false,&quot;dropping-particle&quot;:&quot;V&quot;,&quot;non-dropping-particle&quot;:&quot;&quot;},{&quot;family&quot;:&quot;Kuznetsov&quot;,&quot;given&quot;:&quot;Dmitry&quot;,&quot;parse-names&quot;:false,&quot;dropping-particle&quot;:&quot;&quot;,&quot;non-dropping-particle&quot;:&quot;&quot;},{&quot;family&quot;:&quot;Tegenfeldt&quot;,&quot;given&quot;:&quot;Fredrik&quot;,&quot;parse-names&quot;:false,&quot;dropping-particle&quot;:&quot;&quot;,&quot;non-dropping-particle&quot;:&quot;&quot;},{&quot;family&quot;:&quot;Manni&quot;,&quot;given&quot;:&quot;Mosè&quot;,&quot;parse-names&quot;:false,&quot;dropping-particle&quot;:&quot;&quot;,&quot;non-dropping-particle&quot;:&quot;&quot;},{&quot;family&quot;:&quot;Dias&quot;,&quot;given&quot;:&quot;Renata&quot;,&quot;parse-names&quot;:false,&quot;dropping-particle&quot;:&quot;&quot;,&quot;non-dropping-particle&quot;:&quot;&quot;},{&quot;family&quot;:&quot;Simão&quot;,&quot;given&quot;:&quot;Felipe A&quot;,&quot;parse-names&quot;:false,&quot;dropping-particle&quot;:&quot;&quot;,&quot;non-dropping-particle&quot;:&quot;&quot;},{&quot;family&quot;:&quot;Zdobnov&quot;,&quot;given&quot;:&quot;Evgeny M&quot;,&quot;parse-names&quot;:false,&quot;dropping-particle&quot;:&quot;&quot;,&quot;non-dropping-particle&quot;:&quot;&quot;}],&quot;container-title&quot;:&quot;Nucleic Acids Research&quot;,&quot;container-title-short&quot;:&quot;Nucleic Acids Res.&quot;,&quot;DOI&quot;:&quot;10.1093/nar/gky1053&quot;,&quot;issued&quot;:{&quot;date-parts&quot;:[[2019]]},&quot;page&quot;:&quot;D807–D811&quot;,&quot;publisher&quot;:&quot;Oxford University Press&quot;,&quot;issue&quot;:&quot;D1&quot;,&quot;volume&quot;:&quot;47&quot;},&quot;isTemporary&quot;:false}]},{&quot;citationID&quot;:&quot;MENDELEY_CITATION_6e5e5d9d-521c-4241-b28a-8a024b92219e&quot;,&quot;properties&quot;:{&quot;noteIndex&quot;:0},&quot;isEdited&quot;:false,&quot;manualOverride&quot;:{&quot;isManuallyOverridden&quot;:false,&quot;citeprocText&quot;:&quot;(Sivashankari &amp;#38; Shanmughavel, 2007)&quot;,&quot;manualOverrideText&quot;:&quot;&quot;},&quot;citationTag&quot;:&quot;MENDELEY_CITATION_v3_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&quot;,&quot;citationItems&quot;:[{&quot;id&quot;:&quot;4f9b621b-c46f-3bb5-9aaf-c527e5cd46c7&quot;,&quot;itemData&quot;:{&quot;type&quot;:&quot;article-journal&quot;,&quot;id&quot;:&quot;4f9b621b-c46f-3bb5-9aaf-c527e5cd46c7&quot;,&quot;title&quot;:&quot;Comparative genomics - a perspective&quot;,&quot;author&quot;:[{&quot;family&quot;:&quot;Sivashankari&quot;,&quot;given&quot;:&quot;S&quot;,&quot;parse-names&quot;:false,&quot;dropping-particle&quot;:&quot;&quot;,&quot;non-dropping-particle&quot;:&quot;&quot;},{&quot;family&quot;:&quot;Shanmughavel&quot;,&quot;given&quot;:&quot;P&quot;,&quot;parse-names&quot;:false,&quot;dropping-particle&quot;:&quot;&quot;,&quot;non-dropping-particle&quot;:&quot;&quot;}],&quot;container-title&quot;:&quot;Bioinformation&quot;,&quot;container-title-short&quot;:&quot;Bioinformation&quot;,&quot;DOI&quot;:&quot;10.6026/97320630001376&quot;,&quot;issued&quot;:{&quot;date-parts&quot;:[[2007]]},&quot;page&quot;:&quot;376-378&quot;,&quot;issue&quot;:&quot;9&quot;,&quot;volume&quot;:&quot;1&quot;},&quot;isTemporary&quot;:false}]},{&quot;citationID&quot;:&quot;MENDELEY_CITATION_fb0c804d-1da4-44a0-8c48-f6887b3a1c07&quot;,&quot;properties&quot;:{&quot;noteIndex&quot;:0},&quot;isEdited&quot;:false,&quot;manualOverride&quot;:{&quot;isManuallyOverridden&quot;:false,&quot;citeprocText&quot;:&quot;(Kent et al., 2002)&quot;,&quot;manualOverrideText&quot;:&quot;&quot;},&quot;citationTag&quot;:&quot;MENDELEY_CITATION_v3_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&quot;,&quot;citationItems&quot;:[{&quot;id&quot;:&quot;82028db0-28cc-33fa-9c82-450dccf24cf6&quot;,&quot;itemData&quot;:{&quot;type&quot;:&quot;article-journal&quot;,&quot;id&quot;:&quot;82028db0-28cc-33fa-9c82-450dccf24cf6&quot;,&quot;title&quot;:&quot;The human genome browser at UCSC&quot;,&quot;author&quot;:[{&quot;family&quot;:&quot;Kent&quot;,&quot;given&quot;:&quot;W James&quot;,&quot;parse-names&quot;:false,&quot;dropping-particle&quot;:&quot;&quot;,&quot;non-dropping-particle&quot;:&quot;&quot;},{&quot;family&quot;:&quot;Sugnet&quot;,&quot;given&quot;:&quot;Charles W&quot;,&quot;parse-names&quot;:false,&quot;dropping-particle&quot;:&quot;&quot;,&quot;non-dropping-particle&quot;:&quot;&quot;},{&quot;family&quot;:&quot;Furey&quot;,&quot;given&quot;:&quot;Terrence S&quot;,&quot;parse-names&quot;:false,&quot;dropping-particle&quot;:&quot;&quot;,&quot;non-dropping-particle&quot;:&quot;&quot;},{&quot;family&quot;:&quot;Roskin&quot;,&quot;given&quot;:&quot;Krishna M&quot;,&quot;parse-names&quot;:false,&quot;dropping-particle&quot;:&quot;&quot;,&quot;non-dropping-particle&quot;:&quot;&quot;},{&quot;family&quot;:&quot;Pringle&quot;,&quot;given&quot;:&quot;Tom H&quot;,&quot;parse-names&quot;:false,&quot;dropping-particle&quot;:&quot;&quot;,&quot;non-dropping-particle&quot;:&quot;&quot;},{&quot;family&quot;:&quot;Zahler&quot;,&quot;given&quot;:&quot;Alan M&quot;,&quot;parse-names&quot;:false,&quot;dropping-particle&quot;:&quot;&quot;,&quot;non-dropping-particle&quot;:&quot;&quot;},{&quot;family&quot;:&quot;Haussler&quot;,&quot;given&quot;:&quot;David&quot;,&quot;parse-names&quot;:false,&quot;dropping-particle&quot;:&quot;&quot;,&quot;non-dropping-particle&quot;:&quot;&quot;}],&quot;container-title&quot;:&quot;Genome Research&quot;,&quot;container-title-short&quot;:&quot;Genome Res.&quot;,&quot;DOI&quot;:&quot;10.1101/gr.229102&quot;,&quot;issued&quot;:{&quot;date-parts&quot;:[[2002]]},&quot;page&quot;:&quot;996-1006&quot;,&quot;publisher&quot;:&quot;Cold Spring Harbor Laboratory Press&quot;,&quot;issue&quot;:&quot;6&quot;,&quot;volume&quot;:&quot;12&quot;},&quot;isTemporary&quot;:false}]},{&quot;citationID&quot;:&quot;MENDELEY_CITATION_c35649d3-a722-4ffc-8822-b530037eb4a9&quot;,&quot;properties&quot;:{&quot;noteIndex&quot;:0},&quot;isEdited&quot;:false,&quot;manualOverride&quot;:{&quot;isManuallyOverridden&quot;:false,&quot;citeprocText&quot;:&quot;(Robinson et al., 2011)&quot;,&quot;manualOverrideText&quot;:&quot;&quot;},&quot;citationTag&quot;:&quot;MENDELEY_CITATION_v3_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&quot;,&quot;citationItems&quot;:[{&quot;id&quot;:&quot;92973a28-0ee6-384b-b9de-4fbba5c6e65d&quot;,&quot;itemData&quot;:{&quot;type&quot;:&quot;article-journal&quot;,&quot;id&quot;:&quot;92973a28-0ee6-384b-b9de-4fbba5c6e65d&quot;,&quot;title&quot;:&quot;Integrative Genome Viewer&quot;,&quot;author&quot;:[{&quot;family&quot;:&quot;Robinson&quot;,&quot;given&quot;:&quot;James T&quot;,&quot;parse-names&quot;:false,&quot;dropping-particle&quot;:&quot;&quot;,&quot;non-dropping-particle&quot;:&quot;&quot;},{&quot;family&quot;:&quot;Thorvaldsdóttir&quot;,&quot;given&quot;:&quot;Helga&quot;,&quot;parse-names&quot;:false,&quot;dropping-particle&quot;:&quot;&quot;,&quot;non-dropping-particle&quot;:&quot;&quot;},{&quot;family&quot;:&quot;Winckler&quot;,&quot;given&quot;:&quot;Wendy&quot;,&quot;parse-names&quot;:false,&quot;dropping-particle&quot;:&quot;&quot;,&quot;non-dropping-particle&quot;:&quot;&quot;},{&quot;family&quot;:&quot;Guttman&quot;,&quot;given&quot;:&quot;Mitchell&quot;,&quot;parse-names&quot;:false,&quot;dropping-particle&quot;:&quot;&quot;,&quot;non-dropping-particle&quot;:&quot;&quot;},{&quot;family&quot;:&quot;Lander&quot;,&quot;given&quot;:&quot;Eric S&quot;,&quot;parse-names&quot;:false,&quot;dropping-particle&quot;:&quot;&quot;,&quot;non-dropping-particle&quot;:&quot;&quot;},{&quot;family&quot;:&quot;Getz&quot;,&quot;given&quot;:&quot;Gad&quot;,&quot;parse-names&quot;:false,&quot;dropping-particle&quot;:&quot;&quot;,&quot;non-dropping-particle&quot;:&quot;&quot;},{&quot;family&quot;:&quot;Mesirov&quot;,&quot;given&quot;:&quot;Jill P&quot;,&quot;parse-names&quot;:false,&quot;dropping-particle&quot;:&quot;&quot;,&quot;non-dropping-particle&quot;:&quot;&quot;}],&quot;container-title&quot;:&quot;Nature Biotechnology&quot;,&quot;container-title-short&quot;:&quot;Nat. Biotechnol.&quot;,&quot;DOI&quot;:&quot;10.1038/nbt.1754.Integrative&quot;,&quot;ISSN&quot;:&quot;1546-1696&quot;,&quot;PMID&quot;:&quot;21221095&quot;,&quot;issued&quot;:{&quot;date-parts&quot;:[[2011]]},&quot;page&quot;:&quot;24-6&quot;,&quot;abstract&quot;:&quot;Rapid improvements in sequencing and array-based platforms are\nresulting in a flood of diverse genome-wide data, including data\nfrom exome and whole-genome sequencing, epigenetic surveys,\nexpression profiling of coding and noncoding RNAs, single\nnucleotide polymorphism (SNP) and copy number profiling, and\nfunctional assays. Analysis of these large, diverse data sets\nholds the promise of a more comprehensive understanding of the\ngenome and its relation to human disease. Experienced and\nknowledgeable human review is an essential component of this\nprocess, complementing computational approaches. This calls for\nefficient and intuitive visualization tools able to scale to very\nlarge data sets and to flexibly integrate multiple data types,\nincluding clinical data. However, the sheer volume and scope of\ndata pose a significant challenge to the development of such\ntools.&quot;,&quot;issue&quot;:&quot;1&quot;,&quot;volume&quot;:&quot;29&quot;},&quot;isTemporary&quot;:false}]},{&quot;citationID&quot;:&quot;MENDELEY_CITATION_899a1cd5-fb71-45be-8f7f-c110d00593cf&quot;,&quot;properties&quot;:{&quot;noteIndex&quot;:0},&quot;isEdited&quot;:false,&quot;manualOverride&quot;:{&quot;isManuallyOverridden&quot;:false,&quot;citeprocText&quot;:&quot;(Buels et al., 2016)&quot;,&quot;manualOverrideText&quot;:&quot;&quot;},&quot;citationTag&quot;:&quot;MENDELEY_CITATION_v3_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&quot;,&quot;citationItems&quot;:[{&quot;id&quot;:&quot;439e2bfb-26e2-3893-b1a2-34eec4464d96&quot;,&quot;itemData&quot;:{&quot;type&quot;:&quot;article-journal&quot;,&quot;id&quot;:&quot;439e2bfb-26e2-3893-b1a2-34eec4464d96&quot;,&quot;title&quot;:&quot;JBrowse: a dynamic web platform for genome visualization and analysis&quot;,&quot;author&quot;:[{&quot;family&quot;:&quot;Buels&quot;,&quot;given&quot;:&quot;Robert&quot;,&quot;parse-names&quot;:false,&quot;dropping-particle&quot;:&quot;&quot;,&quot;non-dropping-particle&quot;:&quot;&quot;},{&quot;family&quot;:&quot;Yao&quot;,&quot;given&quot;:&quot;Eric&quot;,&quot;parse-names&quot;:false,&quot;dropping-particle&quot;:&quot;&quot;,&quot;non-dropping-particle&quot;:&quot;&quot;},{&quot;family&quot;:&quot;Diesh&quot;,&quot;given&quot;:&quot;Colin M&quot;,&quot;parse-names&quot;:false,&quot;dropping-particle&quot;:&quot;&quot;,&quot;non-dropping-particle&quot;:&quot;&quot;},{&quot;family&quot;:&quot;Hayes&quot;,&quot;given&quot;:&quot;Richard D&quot;,&quot;parse-names&quot;:false,&quot;dropping-particle&quot;:&quot;&quot;,&quot;non-dropping-particle&quot;:&quot;&quot;},{&quot;family&quot;:&quot;Munoz-Torres&quot;,&quot;given&quot;:&quot;Monica&quot;,&quot;parse-names&quot;:false,&quot;dropping-particle&quot;:&quot;&quot;,&quot;non-dropping-particle&quot;:&quot;&quot;},{&quot;family&quot;:&quot;Helt&quot;,&quot;given&quot;:&quot;Gregg&quot;,&quot;parse-names&quot;:false,&quot;dropping-particle&quot;:&quot;&quot;,&quot;non-dropping-particle&quot;:&quot;&quot;},{&quot;family&quot;:&quot;Goodstein&quot;,&quot;given&quot;:&quot;David M&quot;,&quot;parse-names&quot;:false,&quot;dropping-particle&quot;:&quot;&quot;,&quot;non-dropping-particle&quot;:&quot;&quot;},{&quot;family&quot;:&quot;Elsik&quot;,&quot;given&quot;:&quot;Christine G&quot;,&quot;parse-names&quot;:false,&quot;dropping-particle&quot;:&quot;&quot;,&quot;non-dropping-particle&quot;:&quot;&quot;},{&quot;family&quot;:&quot;Lewis&quot;,&quot;given&quot;:&quot;Suzanna E&quot;,&quot;parse-names&quot;:false,&quot;dropping-particle&quot;:&quot;&quot;,&quot;non-dropping-particle&quot;:&quot;&quot;},{&quot;family&quot;:&quot;Stein&quot;,&quot;given&quot;:&quot;Lincoln&quot;,&quot;parse-names&quot;:false,&quot;dropping-particle&quot;:&quot;&quot;,&quot;non-dropping-particle&quot;:&quot;&quot;},{&quot;family&quot;:&quot;Holmes&quot;,&quot;given&quot;:&quot;Ian H&quot;,&quot;parse-names&quot;:false,&quot;dropping-particle&quot;:&quot;&quot;,&quot;non-dropping-particle&quot;:&quot;&quot;}],&quot;container-title&quot;:&quot;Genome Biology&quot;,&quot;container-title-short&quot;:&quot;Genome Biol.&quot;,&quot;DOI&quot;:&quot;10.1186/s13059-016-0924-1&quot;,&quot;issued&quot;:{&quot;date-parts&quot;:[[2016]]},&quot;page&quot;:&quot;66&quot;,&quot;publisher&quot;:&quot;BioMed Central&quot;,&quot;issue&quot;:&quot;1&quot;,&quot;volume&quot;:&quot;17&quot;},&quot;isTemporary&quot;:false}]},{&quot;citationID&quot;:&quot;MENDELEY_CITATION_f8b21073-5997-469d-844a-e5f4adceb644&quot;,&quot;properties&quot;:{&quot;noteIndex&quot;:0},&quot;isEdited&quot;:false,&quot;manualOverride&quot;:{&quot;isManuallyOverridden&quot;:false,&quot;citeprocText&quot;:&quot;(Hu et al., 2015)&quot;,&quot;manualOverrideText&quot;:&quot;&quot;},&quot;citationTag&quot;:&quot;MENDELEY_CITATION_v3_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&quot;,&quot;citationItems&quot;:[{&quot;id&quot;:&quot;a2c9b574-96b9-38a7-b880-c16ff2a8f9d1&quot;,&quot;itemData&quot;:{&quot;type&quot;:&quot;article-journal&quot;,&quot;id&quot;:&quot;a2c9b574-96b9-38a7-b880-c16ff2a8f9d1&quot;,&quot;title&quot;:&quot;GSDS 2.0: an upgraded gene feature visualization server&quot;,&quot;author&quot;:[{&quot;family&quot;:&quot;Hu&quot;,&quot;given&quot;:&quot;Bo&quot;,&quot;parse-names&quot;:false,&quot;dropping-particle&quot;:&quot;&quot;,&quot;non-dropping-particle&quot;:&quot;&quot;},{&quot;family&quot;:&quot;Jin&quot;,&quot;given&quot;:&quot;Jinpu&quot;,&quot;parse-names&quot;:false,&quot;dropping-particle&quot;:&quot;&quot;,&quot;non-dropping-particle&quot;:&quot;&quot;},{&quot;family&quot;:&quot;Guo&quot;,&quot;given&quot;:&quot;An-Yuan&quot;,&quot;parse-names&quot;:false,&quot;dropping-particle&quot;:&quot;&quot;,&quot;non-dropping-particle&quot;:&quot;&quot;},{&quot;family&quot;:&quot;Zhang&quot;,&quot;given&quot;:&quot;He&quot;,&quot;parse-names&quot;:false,&quot;dropping-particle&quot;:&quot;&quot;,&quot;non-dropping-particle&quot;:&quot;&quot;},{&quot;family&quot;:&quot;Luo&quot;,&quot;given&quot;:&quot;Jingchu&quot;,&quot;parse-names&quot;:false,&quot;dropping-particle&quot;:&quot;&quot;,&quot;non-dropping-particle&quot;:&quot;&quot;},{&quot;family&quot;:&quot;Gao&quot;,&quot;given&quot;:&quot;Ge&quot;,&quot;parse-names&quot;:false,&quot;dropping-particle&quot;:&quot;&quot;,&quot;non-dropping-particle&quot;:&quot;&quot;}],&quot;container-title&quot;:&quot;Bioinformatics&quot;,&quot;DOI&quot;:&quot;10.1093/bioinformatics/btu817&quot;,&quot;issued&quot;:{&quot;date-parts&quot;:[[2015]]},&quot;page&quot;:&quot;1296-1297&quot;,&quot;publisher&quot;:&quot;Oxford University Press&quot;,&quot;issue&quot;:&quot;8&quot;,&quot;volume&quot;:&quot;31&quot;,&quot;container-title-short&quot;:&quot;&quot;},&quot;isTemporary&quot;:false}]},{&quot;citationID&quot;:&quot;MENDELEY_CITATION_564ff55a-9fbf-4290-89dd-ed981a2aa027&quot;,&quot;properties&quot;:{&quot;noteIndex&quot;:0},&quot;isEdited&quot;:false,&quot;manualOverride&quot;:{&quot;isManuallyOverridden&quot;:false,&quot;citeprocText&quot;:&quot;(Szklarczyk et al., 2023)&quot;,&quot;manualOverrideText&quot;:&quot;&quot;},&quot;citationTag&quot;:&quot;MENDELEY_CITATION_v3_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&quot;,&quot;citationItems&quot;:[{&quot;id&quot;:&quot;c9a70dc2-1066-37f6-8b66-ae555f7604fa&quot;,&quot;itemData&quot;:{&quot;type&quot;:&quot;article-journal&quot;,&quot;id&quot;:&quot;c9a70dc2-1066-37f6-8b66-ae555f7604fa&quot;,&quot;title&quot;:&quot;The STRING database in 2023: protein-protein association networks and functional enrichment analyses for any sequenced genome of interest&quot;,&quot;author&quot;:[{&quot;family&quot;:&quot;Szklarczyk&quot;,&quot;given&quot;:&quot;Damian&quot;,&quot;parse-names&quot;:false,&quot;dropping-particle&quot;:&quot;&quot;,&quot;non-dropping-particle&quot;:&quot;&quot;},{&quot;family&quot;:&quot;Kirsch&quot;,&quot;given&quot;:&quot;Rebecca&quot;,&quot;parse-names&quot;:false,&quot;dropping-particle&quot;:&quot;&quot;,&quot;non-dropping-particle&quot;:&quot;&quot;},{&quot;family&quot;:&quot;Koutrouli&quot;,&quot;given&quot;:&quot;Mikaela&quot;,&quot;parse-names&quot;:false,&quot;dropping-particle&quot;:&quot;&quot;,&quot;non-dropping-particle&quot;:&quot;&quot;},{&quot;family&quot;:&quot;Nastou&quot;,&quot;given&quot;:&quot;Katerina&quot;,&quot;parse-names&quot;:false,&quot;dropping-particle&quot;:&quot;&quot;,&quot;non-dropping-particle&quot;:&quot;&quot;},{&quot;family&quot;:&quot;Mehryary&quot;,&quot;given&quot;:&quot;Farrokh&quot;,&quot;parse-names&quot;:false,&quot;dropping-particle&quot;:&quot;&quot;,&quot;non-dropping-particle&quot;:&quot;&quot;},{&quot;family&quot;:&quot;Hachilif&quot;,&quot;given&quot;:&quot;Radja&quot;,&quot;parse-names&quot;:false,&quot;dropping-particle&quot;:&quot;&quot;,&quot;non-dropping-particle&quot;:&quot;&quot;},{&quot;family&quot;:&quot;Gable&quot;,&quot;given&quot;:&quot;Annika L&quot;,&quot;parse-names&quot;:false,&quot;dropping-particle&quot;:&quot;&quot;,&quot;non-dropping-particle&quot;:&quot;&quot;},{&quot;family&quot;:&quot;Fang&quot;,&quot;given&quot;:&quot;Tao&quot;,&quot;parse-names&quot;:false,&quot;dropping-particle&quot;:&quot;&quot;,&quot;non-dropping-particle&quot;:&quot;&quot;},{&quot;family&quot;:&quot;Doncheva&quot;,&quot;given&quot;:&quot;Nadezhda T&quot;,&quot;parse-names&quot;:false,&quot;dropping-particle&quot;:&quot;&quot;,&quot;non-dropping-particle&quot;:&quot;&quot;},{&quot;family&quot;:&quot;Pyysalo&quot;,&quot;given&quot;:&quot;Sampo&quot;,&quot;parse-names&quot;:false,&quot;dropping-particle&quot;:&quot;&quot;,&quot;non-dropping-particle&quot;:&quot;&quot;},{&quot;family&quot;:&quot;others&quot;,&quot;given&quot;:&quot;&quot;,&quot;parse-names&quot;:false,&quot;dropping-particle&quot;:&quot;&quot;,&quot;non-dropping-particle&quot;:&quot;&quot;}],&quot;container-title&quot;:&quot;Nucleic Acids Research&quot;,&quot;container-title-short&quot;:&quot;Nucleic Acids Res.&quot;,&quot;DOI&quot;:&quot;10.1093/nar/gkac1000&quot;,&quot;issued&quot;:{&quot;date-parts&quot;:[[2023]]},&quot;page&quot;:&quot;D638–D646&quot;,&quot;publisher&quot;:&quot;Oxford University Press&quot;,&quot;issue&quot;:&quot;D1&quot;,&quot;volume&quot;:&quot;51&quot;},&quot;isTemporary&quot;:false}]},{&quot;citationID&quot;:&quot;MENDELEY_CITATION_00ca7f01-4718-417c-9055-f4b4c23f4972&quot;,&quot;properties&quot;:{&quot;noteIndex&quot;:0},&quot;isEdited&quot;:false,&quot;manualOverride&quot;:{&quot;isManuallyOverridden&quot;:false,&quot;citeprocText&quot;:&quot;(Carbon et al., 2009)&quot;,&quot;manualOverrideText&quot;:&quot;&quot;},&quot;citationTag&quot;:&quot;MENDELEY_CITATION_v3_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&quot;,&quot;citationItems&quot;:[{&quot;id&quot;:&quot;b59dee2b-854c-3320-9bd5-fb9bcc71e81b&quot;,&quot;itemData&quot;:{&quot;type&quot;:&quot;article-journal&quot;,&quot;id&quot;:&quot;b59dee2b-854c-3320-9bd5-fb9bcc71e81b&quot;,&quot;title&quot;:&quot;AmiGO: online access to ontology and annotation data&quot;,&quot;author&quot;:[{&quot;family&quot;:&quot;Carbon&quot;,&quot;given&quot;:&quot;Seth&quot;,&quot;parse-names&quot;:false,&quot;dropping-particle&quot;:&quot;&quot;,&quot;non-dropping-particle&quot;:&quot;&quot;},{&quot;family&quot;:&quot;Ireland&quot;,&quot;given&quot;:&quot;Amelia&quot;,&quot;parse-names&quot;:false,&quot;dropping-particle&quot;:&quot;&quot;,&quot;non-dropping-particle&quot;:&quot;&quot;},{&quot;family&quot;:&quot;Mungall&quot;,&quot;given&quot;:&quot;Christopher J&quot;,&quot;parse-names&quot;:false,&quot;dropping-particle&quot;:&quot;&quot;,&quot;non-dropping-particle&quot;:&quot;&quot;},{&quot;family&quot;:&quot;Shu&quot;,&quot;given&quot;:&quot;ShengQiang&quot;,&quot;parse-names&quot;:false,&quot;dropping-particle&quot;:&quot;&quot;,&quot;non-dropping-particle&quot;:&quot;&quot;},{&quot;family&quot;:&quot;Marshall&quot;,&quot;given&quot;:&quot;Brad&quot;,&quot;parse-names&quot;:false,&quot;dropping-particle&quot;:&quot;&quot;,&quot;non-dropping-particle&quot;:&quot;&quot;},{&quot;family&quot;:&quot;Lewis&quot;,&quot;given&quot;:&quot;Suzanna&quot;,&quot;parse-names&quot;:false,&quot;dropping-particle&quot;:&quot;&quot;,&quot;non-dropping-particle&quot;:&quot;&quot;}],&quot;container-title&quot;:&quot;Bioinformatics&quot;,&quot;DOI&quot;:&quot;10.1093/bioinformatics/btn615&quot;,&quot;issued&quot;:{&quot;date-parts&quot;:[[2009]]},&quot;page&quot;:&quot;288-289&quot;,&quot;publisher&quot;:&quot;Oxford University Press&quot;,&quot;issue&quot;:&quot;2&quot;,&quot;volume&quot;:&quot;25&quot;,&quot;container-title-short&quot;:&quot;&quot;},&quot;isTemporary&quot;:false}]},{&quot;citationID&quot;:&quot;MENDELEY_CITATION_44304912-f6d7-4143-a4d8-7398db3455d3&quot;,&quot;properties&quot;:{&quot;noteIndex&quot;:0},&quot;isEdited&quot;:false,&quot;manualOverride&quot;:{&quot;isManuallyOverridden&quot;:false,&quot;citeprocText&quot;:&quot;(Harris, 2007)&quot;,&quot;manualOverrideText&quot;:&quot;&quot;},&quot;citationTag&quot;:&quot;MENDELEY_CITATION_v3_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&quot;,&quot;citationItems&quot;:[{&quot;id&quot;:&quot;f464e576-a7d0-3d81-b0d7-90f926baecdd&quot;,&quot;itemData&quot;:{&quot;type&quot;:&quot;thesis&quot;,&quot;id&quot;:&quot;f464e576-a7d0-3d81-b0d7-90f926baecdd&quot;,&quot;title&quot;:&quot;Improved pairwise alignment of genomic DNA&quot;,&quot;author&quot;:[{&quot;family&quot;:&quot;Harris&quot;,&quot;given&quot;:&quot;Robert S&quot;,&quot;parse-names&quot;:false,&quot;dropping-particle&quot;:&quot;&quot;,&quot;non-dropping-particle&quot;:&quot;&quot;}],&quot;issued&quot;:{&quot;date-parts&quot;:[[2007]]},&quot;publisher&quot;:&quot;The Pennsylvania State University&quot;,&quot;container-title-short&quot;:&quot;&quot;},&quot;isTemporary&quot;:false}]},{&quot;citationID&quot;:&quot;MENDELEY_CITATION_7d5992eb-e46d-454c-b4a5-173a49ac7594&quot;,&quot;properties&quot;:{&quot;noteIndex&quot;:0},&quot;isEdited&quot;:false,&quot;manualOverride&quot;:{&quot;isManuallyOverridden&quot;:false,&quot;citeprocText&quot;:&quot;(Ashburner et al., 2000)&quot;,&quot;manualOverrideText&quot;:&quot;&quot;},&quot;citationTag&quot;:&quot;MENDELEY_CITATION_v3_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&quot;,&quot;citationItems&quot;:[{&quot;id&quot;:&quot;696802b7-e5d3-3cdf-a0b0-4fb91f725477&quot;,&quot;itemData&quot;:{&quot;type&quot;:&quot;article-journal&quot;,&quot;id&quot;:&quot;696802b7-e5d3-3cdf-a0b0-4fb91f725477&quot;,&quot;title&quot;:&quot;Gene Ontology: tool for the unification of biology&quot;,&quot;author&quot;:[{&quot;family&quot;:&quot;Ashburner&quot;,&quot;given&quot;:&quot;Michael&quot;,&quot;parse-names&quot;:false,&quot;dropping-particle&quot;:&quot;&quot;,&quot;non-dropping-particle&quot;:&quot;&quot;},{&quot;family&quot;:&quot;Ball&quot;,&quot;given&quot;:&quot;Catherine A&quot;,&quot;parse-names&quot;:false,&quot;dropping-particle&quot;:&quot;&quot;,&quot;non-dropping-particle&quot;:&quot;&quot;},{&quot;family&quot;:&quot;Blake&quot;,&quot;given&quot;:&quot;Judith A&quot;,&quot;parse-names&quot;:false,&quot;dropping-particle&quot;:&quot;&quot;,&quot;non-dropping-particle&quot;:&quot;&quot;},{&quot;family&quot;:&quot;Botstein&quot;,&quot;given&quot;:&quot;David&quot;,&quot;parse-names&quot;:false,&quot;dropping-particle&quot;:&quot;&quot;,&quot;non-dropping-particle&quot;:&quot;&quot;},{&quot;family&quot;:&quot;Butler&quot;,&quot;given&quot;:&quot;Heather&quot;,&quot;parse-names&quot;:false,&quot;dropping-particle&quot;:&quot;&quot;,&quot;non-dropping-particle&quot;:&quot;&quot;},{&quot;family&quot;:&quot;Cherry&quot;,&quot;given&quot;:&quot;J Michael&quot;,&quot;parse-names&quot;:false,&quot;dropping-particle&quot;:&quot;&quot;,&quot;non-dropping-particle&quot;:&quot;&quot;},{&quot;family&quot;:&quot;Davis&quot;,&quot;given&quot;:&quot;Allan P&quot;,&quot;parse-names&quot;:false,&quot;dropping-particle&quot;:&quot;&quot;,&quot;non-dropping-particle&quot;:&quot;&quot;},{&quot;family&quot;:&quot;Dolinski&quot;,&quot;given&quot;:&quot;Kara&quot;,&quot;parse-names&quot;:false,&quot;dropping-particle&quot;:&quot;&quot;,&quot;non-dropping-particle&quot;:&quot;&quot;},{&quot;family&quot;:&quot;Dwight&quot;,&quot;given&quot;:&quot;Selina S&quot;,&quot;parse-names&quot;:false,&quot;dropping-particle&quot;:&quot;&quot;,&quot;non-dropping-particle&quot;:&quot;&quot;},{&quot;family&quot;:&quot;Eppig&quot;,&quot;given&quot;:&quot;Janan T&quot;,&quot;parse-names&quot;:false,&quot;dropping-particle&quot;:&quot;&quot;,&quot;non-dropping-particle&quot;:&quot;&quot;},{&quot;family&quot;:&quot;others&quot;,&quot;given&quot;:&quot;&quot;,&quot;parse-names&quot;:false,&quot;dropping-particle&quot;:&quot;&quot;,&quot;non-dropping-particle&quot;:&quot;&quot;}],&quot;container-title&quot;:&quot;Nature Genetics&quot;,&quot;container-title-short&quot;:&quot;Nat. Genet.&quot;,&quot;DOI&quot;:&quot;10.1038/75556&quot;,&quot;issued&quot;:{&quot;date-parts&quot;:[[2000]]},&quot;page&quot;:&quot;25-29&quot;,&quot;publisher&quot;:&quot;Nature Publishing Group&quot;,&quot;issue&quot;:&quot;1&quot;,&quot;volume&quot;:&quot;25&quot;},&quot;isTemporary&quot;:false}]},{&quot;citationID&quot;:&quot;MENDELEY_CITATION_17ca7370-23f0-43e5-bf53-480cfa2d6406&quot;,&quot;properties&quot;:{&quot;noteIndex&quot;:0},&quot;isEdited&quot;:false,&quot;manualOverride&quot;:{&quot;isManuallyOverridden&quot;:true,&quot;citeprocText&quot;:&quot;(Chang et al., 2024; R Core Team, 2024)&quot;,&quot;manualOverrideText&quot;:&quot;(R Core Team, 2024; Chang et al., 2024)&quot;},&quot;citationTag&quot;:&quot;MENDELEY_CITATION_v3_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&quot;,&quot;citationItems&quot;:[{&quot;id&quot;:&quot;5379056f-c8b8-3c43-b91c-111d691fe18d&quot;,&quot;itemData&quot;:{&quot;type&quot;:&quot;article&quot;,&quot;id&quot;:&quot;5379056f-c8b8-3c43-b91c-111d691fe18d&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4]]},&quot;publisher-place&quot;:&quot;Vienna, Austria&quot;,&quot;container-title-short&quot;:&quot;&quot;},&quot;isTemporary&quot;:false},{&quot;id&quot;:&quot;d1626342-7f88-3d31-93bb-97718fa0a64c&quot;,&quot;itemData&quot;:{&quot;type&quot;:&quot;article&quot;,&quot;id&quot;:&quot;d1626342-7f88-3d31-93bb-97718fa0a64c&quot;,&quot;title&quot;:&quot;shiny: Web Application Framework for R&quot;,&quot;author&quot;:[{&quot;family&quot;:&quot;Chang&quot;,&quot;given&quot;:&quot;Winston&quot;,&quot;parse-names&quot;:false,&quot;dropping-particle&quot;:&quot;&quot;,&quot;non-dropping-particle&quot;:&quot;&quot;},{&quot;family&quot;:&quot;Cheng&quot;,&quot;given&quot;:&quot;Joe&quot;,&quot;parse-names&quot;:false,&quot;dropping-particle&quot;:&quot;&quot;,&quot;non-dropping-particle&quot;:&quot;&quot;},{&quot;family&quot;:&quot;Allaire&quot;,&quot;given&quot;:&quot;J J&quot;,&quot;parse-names&quot;:false,&quot;dropping-particle&quot;:&quot;&quot;,&quot;non-dropping-particle&quot;:&quot;&quot;},{&quot;family&quot;:&quot;Sievert&quot;,&quot;given&quot;:&quot;Carson&quot;,&quot;parse-names&quot;:false,&quot;dropping-particle&quot;:&quot;&quot;,&quot;non-dropping-particle&quot;:&quot;&quot;},{&quot;family&quot;:&quot;Schloerke&quot;,&quot;given&quot;:&quot;Barret&quot;,&quot;parse-names&quot;:false,&quot;dropping-particle&quot;:&quot;&quot;,&quot;non-dropping-particle&quot;:&quot;&quot;},{&quot;family&quot;:&quot;Xie&quot;,&quot;given&quot;:&quot;Yihui&quot;,&quot;parse-names&quot;:false,&quot;dropping-particle&quot;:&quot;&quot;,&quot;non-dropping-particle&quot;:&quot;&quot;},{&quot;family&quot;:&quot;Allen&quot;,&quot;given&quot;:&quot;Jeff&quot;,&quot;parse-names&quot;:false,&quot;dropping-particle&quot;:&quot;&quot;,&quot;non-dropping-particle&quot;:&quot;&quot;},{&quot;family&quot;:&quot;McPherson&quot;,&quot;given&quot;:&quot;Jonathan&quot;,&quot;parse-names&quot;:false,&quot;dropping-particle&quot;:&quot;&quot;,&quot;non-dropping-particle&quot;:&quot;&quot;},{&quot;family&quot;:&quot;Dipert&quot;,&quot;given&quot;:&quot;Alan&quot;,&quot;parse-names&quot;:false,&quot;dropping-particle&quot;:&quot;&quot;,&quot;non-dropping-particle&quot;:&quot;&quot;},{&quot;family&quot;:&quot;Borges&quot;,&quot;given&quot;:&quot;Barbara&quot;,&quot;parse-names&quot;:false,&quot;dropping-particle&quot;:&quot;&quot;,&quot;non-dropping-particle&quot;:&quot;&quot;}],&quot;URL&quot;:&quot;https://CRAN.R-project.org/package=shiny&quot;,&quot;issued&quot;:{&quot;date-parts&quot;:[[2024]]},&quot;container-title-short&quot;:&quot;&quot;},&quot;isTemporary&quot;:false}]},{&quot;citationID&quot;:&quot;MENDELEY_CITATION_fbf3e8b3-c696-4d08-a2ce-1fb1e15fb2ef&quot;,&quot;properties&quot;:{&quot;noteIndex&quot;:0},&quot;isEdited&quot;:false,&quot;manualOverride&quot;:{&quot;isManuallyOverridden&quot;:false,&quot;citeprocText&quot;:&quot;(Lawrence et al., 2009)&quot;,&quot;manualOverrideText&quot;:&quot;&quot;},&quot;citationTag&quot;:&quot;MENDELEY_CITATION_v3_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&quot;,&quot;citationItems&quot;:[{&quot;id&quot;:&quot;0f169b82-b956-377d-a149-626fd09df745&quot;,&quot;itemData&quot;:{&quot;type&quot;:&quot;article-journal&quot;,&quot;id&quot;:&quot;0f169b82-b956-377d-a149-626fd09df745&quot;,&quot;title&quot;:&quot;rtracklayer: an R package for interfacing with genome browsers&quot;,&quot;author&quot;:[{&quot;family&quot;:&quot;Lawrence&quot;,&quot;given&quot;:&quot;Michael&quot;,&quot;parse-names&quot;:false,&quot;dropping-particle&quot;:&quot;&quot;,&quot;non-dropping-particle&quot;:&quot;&quot;},{&quot;family&quot;:&quot;Gentleman&quot;,&quot;given&quot;:&quot;Robert&quot;,&quot;parse-names&quot;:false,&quot;dropping-particle&quot;:&quot;&quot;,&quot;non-dropping-particle&quot;:&quot;&quot;},{&quot;family&quot;:&quot;Carey&quot;,&quot;given&quot;:&quot;Vincent&quot;,&quot;parse-names&quot;:false,&quot;dropping-particle&quot;:&quot;&quot;,&quot;non-dropping-particle&quot;:&quot;&quot;}],&quot;container-title&quot;:&quot;Bioinformatics&quot;,&quot;DOI&quot;:&quot;10.1093/bioinformatics/btp328&quot;,&quot;issued&quot;:{&quot;date-parts&quot;:[[2009]]},&quot;page&quot;:&quot;1841-1842&quot;,&quot;publisher&quot;:&quot;Oxford University Press&quot;,&quot;issue&quot;:&quot;14&quot;,&quot;volume&quot;:&quot;25&quot;,&quot;container-title-short&quot;:&quot;&quot;},&quot;isTemporary&quot;:false}]},{&quot;citationID&quot;:&quot;MENDELEY_CITATION_909463ec-1418-4e86-8dc9-e7b7ed28e6c5&quot;,&quot;properties&quot;:{&quot;noteIndex&quot;:0},&quot;isEdited&quot;:false,&quot;manualOverride&quot;:{&quot;isManuallyOverridden&quot;:false,&quot;citeprocText&quot;:&quot;(Morgan et al., 2025)&quot;,&quot;manualOverrideText&quot;:&quot;&quot;},&quot;citationTag&quot;:&quot;MENDELEY_CITATION_v3_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&quot;,&quot;citationItems&quot;:[{&quot;id&quot;:&quot;56d14829-0615-3fcb-a74f-d009b053e265&quot;,&quot;itemData&quot;:{&quot;type&quot;:&quot;article&quot;,&quot;id&quot;:&quot;56d14829-0615-3fcb-a74f-d009b053e265&quot;,&quot;title&quot;:&quot;Rsamtools: Binary alignment (BAM), FASTA, variant call (BCF), and tabix file import&quot;,&quot;author&quot;:[{&quot;family&quot;:&quot;Morgan&quot;,&quot;given&quot;:&quot;Martin&quot;,&quot;parse-names&quot;:false,&quot;dropping-particle&quot;:&quot;&quot;,&quot;non-dropping-particle&quot;:&quot;&quot;},{&quot;family&quot;:&quot;Pagès&quot;,&quot;given&quot;:&quot;Hervé&quot;,&quot;parse-names&quot;:false,&quot;dropping-particle&quot;:&quot;&quot;,&quot;non-dropping-particle&quot;:&quot;&quot;},{&quot;family&quot;:&quot;Obenchain&quot;,&quot;given&quot;:&quot;Valerie&quot;,&quot;parse-names&quot;:false,&quot;dropping-particle&quot;:&quot;&quot;,&quot;non-dropping-particle&quot;:&quot;&quot;},{&quot;family&quot;:&quot;Hayden&quot;,&quot;given&quot;:&quot;Nathaniel&quot;,&quot;parse-names&quot;:false,&quot;dropping-particle&quot;:&quot;&quot;,&quot;non-dropping-particle&quot;:&quot;&quot;}],&quot;DOI&quot;:&quot;10.18129/B9.bioc.Rsamtools&quot;,&quot;URL&quot;:&quot;https://bioconductor.org/packages/Rsamtools&quot;,&quot;issued&quot;:{&quot;date-parts&quot;:[[2025]]},&quot;container-title-short&quot;:&quot;&quot;},&quot;isTemporary&quot;:false}]},{&quot;citationID&quot;:&quot;MENDELEY_CITATION_e5f97f4c-4e11-42f6-9668-6370744c9609&quot;,&quot;properties&quot;:{&quot;noteIndex&quot;:0},&quot;isEdited&quot;:false,&quot;manualOverride&quot;:{&quot;isManuallyOverridden&quot;:true,&quot;citeprocText&quot;:&quot;(Bengtsson, 2021)&quot;,&quot;manualOverrideText&quot;:&quot;&quot;},&quot;citationTag&quot;:&quot;MENDELEY_CITATION_v3_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&quot;,&quot;citationItems&quot;:[{&quot;id&quot;:&quot;e47635ed-d8c9-32c0-af62-427b8fb228e5&quot;,&quot;itemData&quot;:{&quot;type&quot;:&quot;article-journal&quot;,&quot;id&quot;:&quot;e47635ed-d8c9-32c0-af62-427b8fb228e5&quot;,&quot;title&quot;:&quot;A Unifying Framework for Parallel and Distributed Processing in R using Futures&quot;,&quot;author&quot;:[{&quot;family&quot;:&quot;Bengtsson&quot;,&quot;given&quot;:&quot;Henrik&quot;,&quot;parse-names&quot;:false,&quot;dropping-particle&quot;:&quot;&quot;,&quot;non-dropping-particle&quot;:&quot;&quot;}],&quot;container-title&quot;:&quot;The R Journal&quot;,&quot;container-title-short&quot;:&quot;R J.&quot;,&quot;DOI&quot;:&quot;10.32614/RJ-2021-048&quot;,&quot;issued&quot;:{&quot;date-parts&quot;:[[2021]]},&quot;page&quot;:&quot;208-227&quot;,&quot;issue&quot;:&quot;2&quot;,&quot;volume&quot;:&quot;13&quot;},&quot;isTemporary&quot;:false}]},{&quot;citationID&quot;:&quot;MENDELEY_CITATION_e26cb555-d6c5-44d7-8a88-936a300a68d8&quot;,&quot;properties&quot;:{&quot;noteIndex&quot;:0},&quot;isEdited&quot;:false,&quot;manualOverride&quot;:{&quot;isManuallyOverridden&quot;:false,&quot;citeprocText&quot;:&quot;(Wickham, 2016)&quot;,&quot;manualOverrideText&quot;:&quot;&quot;},&quot;citationTag&quot;:&quot;MENDELEY_CITATION_v3_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&quot;,&quot;citationItems&quot;:[{&quot;id&quot;:&quot;8287955a-578f-38ec-b2d5-e3dad4db6953&quot;,&quot;itemData&quot;:{&quot;type&quot;:&quot;book&quot;,&quot;id&quot;:&quot;8287955a-578f-38ec-b2d5-e3dad4db6953&quot;,&quot;title&quot;:&quot;ggplot2: Elegant Graphics for Data Analysis&quot;,&quot;author&quot;:[{&quot;family&quot;:&quot;Wickham&quot;,&quot;given&quot;:&quot;Hadley&quot;,&quot;parse-names&quot;:false,&quot;dropping-particle&quot;:&quot;&quot;,&quot;non-dropping-particle&quot;:&quot;&quot;}],&quot;ISBN&quot;:&quot;978-3-319-24277-4&quot;,&quot;URL&quot;:&quot;https://ggplot2.tidyverse.org&quot;,&quot;issued&quot;:{&quot;date-parts&quot;:[[2016]]},&quot;publisher&quot;:&quot;Springer-Verlag New York&quot;,&quot;container-title-short&quot;:&quot;&quot;},&quot;isTemporary&quot;:false}]},{&quot;citationID&quot;:&quot;MENDELEY_CITATION_bbe336fe-f734-4c82-8322-63a553fc32f9&quot;,&quot;properties&quot;:{&quot;noteIndex&quot;:0},&quot;isEdited&quot;:false,&quot;manualOverride&quot;:{&quot;isManuallyOverridden&quot;:false,&quot;citeprocText&quot;:&quot;(Gohel &amp;#38; Skintzos, 2025)&quot;,&quot;manualOverrideText&quot;:&quot;&quot;},&quot;citationTag&quot;:&quot;MENDELEY_CITATION_v3_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&quot;,&quot;citationItems&quot;:[{&quot;id&quot;:&quot;edfc6802-13fc-32be-becb-464c9c3fbd9f&quot;,&quot;itemData&quot;:{&quot;type&quot;:&quot;article&quot;,&quot;id&quot;:&quot;edfc6802-13fc-32be-becb-464c9c3fbd9f&quot;,&quot;title&quot;:&quot;ggiraph: Make 'ggplot2' Graphics Interactive&quot;,&quot;author&quot;:[{&quot;family&quot;:&quot;Gohel&quot;,&quot;given&quot;:&quot;David&quot;,&quot;parse-names&quot;:false,&quot;dropping-particle&quot;:&quot;&quot;,&quot;non-dropping-particle&quot;:&quot;&quot;},{&quot;family&quot;:&quot;Skintzos&quot;,&quot;given&quot;:&quot;Panagiotis&quot;,&quot;parse-names&quot;:false,&quot;dropping-particle&quot;:&quot;&quot;,&quot;non-dropping-particle&quot;:&quot;&quot;}],&quot;URL&quot;:&quot;https://CRAN.R-project.org/package=ggiraph&quot;,&quot;issued&quot;:{&quot;date-parts&quot;:[[2025]]},&quot;container-title-short&quot;:&quot;&quot;},&quot;isTemporary&quot;:false}]},{&quot;citationID&quot;:&quot;MENDELEY_CITATION_d33fad55-d7b5-4b5e-9385-9346cd28e7f0&quot;,&quot;properties&quot;:{&quot;noteIndex&quot;:0},&quot;isEdited&quot;:false,&quot;manualOverride&quot;:{&quot;isManuallyOverridden&quot;:false,&quot;citeprocText&quot;:&quot;(Hussain et al., 2022)&quot;,&quot;manualOverrideText&quot;:&quot;&quot;},&quot;citationTag&quot;:&quot;MENDELEY_CITATION_v3_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&quot;,&quot;citationItems&quot;:[{&quot;id&quot;:&quot;10f762e5-2ea2-35f8-b704-639b536b7ab8&quot;,&quot;itemData&quot;:{&quot;type&quot;:&quot;article-journal&quot;,&quot;id&quot;:&quot;10f762e5-2ea2-35f8-b704-639b536b7ab8&quot;,&quot;title&quot;:&quot;Transcriptome-Wide Analysis Revealed the Potential of the High-Affinity Potassium Transporter (HKT) Gene Family in Rice Salinity Tolerance via Ion Homeostasis&quot;,&quot;author&quot;:[{&quot;family&quot;:&quot;Hussain&quot;,&quot;given&quot;:&quot;Shahid&quot;,&quot;parse-names&quot;:false,&quot;dropping-particle&quot;:&quot;&quot;,&quot;non-dropping-particle&quot;:&quot;&quot;},{&quot;family&quot;:&quot;Zhang&quot;,&quot;given&quot;:&quot;Rui&quot;,&quot;parse-names&quot;:false,&quot;dropping-particle&quot;:&quot;&quot;,&quot;non-dropping-particle&quot;:&quot;&quot;},{&quot;family&quot;:&quot;Liu&quot;,&quot;given&quot;:&quot;Shuli&quot;,&quot;parse-names&quot;:false,&quot;dropping-particle&quot;:&quot;&quot;,&quot;non-dropping-particle&quot;:&quot;&quot;},{&quot;family&quot;:&quot;Li&quot;,&quot;given&quot;:&quot;Rongkai&quot;,&quot;parse-names&quot;:false,&quot;dropping-particle&quot;:&quot;&quot;,&quot;non-dropping-particle&quot;:&quot;&quot;},{&quot;family&quot;:&quot;Zhou&quot;,&quot;given&quot;:&quot;Yicheng&quot;,&quot;parse-names&quot;:false,&quot;dropping-particle&quot;:&quot;&quot;,&quot;non-dropping-particle&quot;:&quot;&quot;},{&quot;family&quot;:&quot;Chen&quot;,&quot;given&quot;:&quot;Yinglong&quot;,&quot;parse-names&quot;:false,&quot;dropping-particle&quot;:&quot;&quot;,&quot;non-dropping-particle&quot;:&quot;&quot;},{&quot;family&quot;:&quot;Hou&quot;,&quot;given&quot;:&quot;Hongyan&quot;,&quot;parse-names&quot;:false,&quot;dropping-particle&quot;:&quot;&quot;,&quot;non-dropping-particle&quot;:&quot;&quot;},{&quot;family&quot;:&quot;Dai&quot;,&quot;given&quot;:&quot;Qigen&quot;,&quot;parse-names&quot;:false,&quot;dropping-particle&quot;:&quot;&quot;,&quot;non-dropping-particle&quot;:&quot;&quot;}],&quot;container-title&quot;:&quot;Bioengineering&quot;,&quot;DOI&quot;:&quot;10.3390/bioengineering9090410&quot;,&quot;ISSN&quot;:&quot;23065354&quot;,&quot;issued&quot;:{&quot;date-parts&quot;:[[2022,9,1]]},&quot;abstract&quot;:&quot;The high-affinity potassium transporter (HKT) genes are key ions transporters, regulating the plant response to salt stress via sodium (Na+) and potassium (K+) homeostasis. The main goal of this research was to find and understand the HKT genes in rice and their potential biological activities in response to brassinosteroids (BRs), jasmonic acid (JA), seawater, and NaCl stress. The in silico analyses of seven OsHKT genes involved their evolutionary tree, gene structures, conserved motifs, and chemical properties, highlighting the key aspects of OsHKT genes. The Gene Ontology (GO) analysis of HKT genes revealed their roles in growth and stress responses. Promoter analysis showed that the majority of the HKT genes participate in abiotic stress responses. Tissue-specific expression analysis showed higher transcriptional activity of OsHKT genes in roots and leaves. Under NaCl, BR, and JA application, OsHKT1 was expressed differentially in roots and shoots. Similarly, the induced expression pattern of OsHKT1 was recorded in the seawater resistant (SWR) cultivar. Additionally, the Na+ to K+ ratio under different concentrations of NaCl stress has been evaluated. Our data highlighted the important role of the OsHKT gene family in regulating the JA and BR mediated rice salinity tolerance and could be useful for rice future breeding programs.&quot;,&quot;publisher&quot;:&quot;MDPI&quot;,&quot;issue&quot;:&quot;9&quot;,&quot;volume&quot;:&quot;9&quot;,&quot;container-title-short&quot;:&quot;&quot;},&quot;isTemporary&quot;:false}]},{&quot;citationID&quot;:&quot;MENDELEY_CITATION_1d2eba67-4fc3-42e4-9622-d2f082f2a53a&quot;,&quot;properties&quot;:{&quot;noteIndex&quot;:0},&quot;isEdited&quot;:false,&quot;manualOverride&quot;:{&quot;isManuallyOverridden&quot;:false,&quot;citeprocText&quot;:&quot;(Platten et al., 2006; Riedelsberger et al., 2021)&quot;,&quot;manualOverrideText&quot;:&quot;&quot;},&quot;citationTag&quot;:&quot;MENDELEY_CITATION_v3_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&quot;,&quot;citationItems&quot;:[{&quot;id&quot;:&quot;9b037411-5397-3d65-a56d-5f2aee4911b7&quot;,&quot;itemData&quot;:{&quot;type&quot;:&quot;article-journal&quot;,&quot;id&quot;:&quot;9b037411-5397-3d65-a56d-5f2aee4911b7&quot;,&quot;title&quot;:&quot;Nomenclature for HKT transporters, key determinants of plant salinity tolerance&quot;,&quot;author&quot;:[{&quot;family&quot;:&quot;Platten&quot;,&quot;given&quot;:&quot;J Damien&quot;,&quot;parse-names&quot;:false,&quot;dropping-particle&quot;:&quot;&quot;,&quot;non-dropping-particle&quot;:&quot;&quot;},{&quot;family&quot;:&quot;Cotsaftis&quot;,&quot;given&quot;:&quot;Olivier&quot;,&quot;parse-names&quot;:false,&quot;dropping-particle&quot;:&quot;&quot;,&quot;non-dropping-particle&quot;:&quot;&quot;},{&quot;family&quot;:&quot;Berthomieu&quot;,&quot;given&quot;:&quot;Pierre&quot;,&quot;parse-names&quot;:false,&quot;dropping-particle&quot;:&quot;&quot;,&quot;non-dropping-particle&quot;:&quot;&quot;},{&quot;family&quot;:&quot;Bohnert&quot;,&quot;given&quot;:&quot;Hans&quot;,&quot;parse-names&quot;:false,&quot;dropping-particle&quot;:&quot;&quot;,&quot;non-dropping-particle&quot;:&quot;&quot;},{&quot;family&quot;:&quot;Davenport&quot;,&quot;given&quot;:&quot;Romola J&quot;,&quot;parse-names&quot;:false,&quot;dropping-particle&quot;:&quot;&quot;,&quot;non-dropping-particle&quot;:&quot;&quot;},{&quot;family&quot;:&quot;Fairbairn&quot;,&quot;given&quot;:&quot;Darren J&quot;,&quot;parse-names&quot;:false,&quot;dropping-particle&quot;:&quot;&quot;,&quot;non-dropping-particle&quot;:&quot;&quot;},{&quot;family&quot;:&quot;Horie&quot;,&quot;given&quot;:&quot;Tomoaki&quot;,&quot;parse-names&quot;:false,&quot;dropping-particle&quot;:&quot;&quot;,&quot;non-dropping-particle&quot;:&quot;&quot;},{&quot;family&quot;:&quot;Leigh&quot;,&quot;given&quot;:&quot;Roger A&quot;,&quot;parse-names&quot;:false,&quot;dropping-particle&quot;:&quot;&quot;,&quot;non-dropping-particle&quot;:&quot;&quot;},{&quot;family&quot;:&quot;Lin&quot;,&quot;given&quot;:&quot;Huai-Xin&quot;,&quot;parse-names&quot;:false,&quot;dropping-particle&quot;:&quot;&quot;,&quot;non-dropping-particle&quot;:&quot;&quot;},{&quot;family&quot;:&quot;Luan&quot;,&quot;given&quot;:&quot;Sheng&quot;,&quot;parse-names&quot;:false,&quot;dropping-particle&quot;:&quot;&quot;,&quot;non-dropping-particle&quot;:&quot;&quot;},{&quot;family&quot;:&quot;others&quot;,&quot;given&quot;:&quot;&quot;,&quot;parse-names&quot;:false,&quot;dropping-particle&quot;:&quot;&quot;,&quot;non-dropping-particle&quot;:&quot;&quot;}],&quot;container-title&quot;:&quot;Trends in Plant Science&quot;,&quot;container-title-short&quot;:&quot;Trends Plant Sci.&quot;,&quot;DOI&quot;:&quot;10.1016/j.tplants.2006.06.001&quot;,&quot;issued&quot;:{&quot;date-parts&quot;:[[2006]]},&quot;page&quot;:&quot;372-374&quot;,&quot;publisher&quot;:&quot;Elsevier&quot;,&quot;issue&quot;:&quot;8&quot;,&quot;volume&quot;:&quot;11&quot;},&quot;isTemporary&quot;:false},{&quot;id&quot;:&quot;ee95a754-a71e-3d42-88d5-70f0f5056cde&quot;,&quot;itemData&quot;:{&quot;type&quot;:&quot;article&quot;,&quot;id&quot;:&quot;ee95a754-a71e-3d42-88d5-70f0f5056cde&quot;,&quot;title&quot;:&quot;Plant hkt channels: An updated view on structure, function and gene regulation&quot;,&quot;author&quot;:[{&quot;family&quot;:&quot;Riedelsberger&quot;,&quot;given&quot;:&quot;Janin&quot;,&quot;parse-names&quot;:false,&quot;dropping-particle&quot;:&quot;&quot;,&quot;non-dropping-particle&quot;:&quot;&quot;},{&quot;family&quot;:&quot;Miller&quot;,&quot;given&quot;:&quot;Julia K.&quot;,&quot;parse-names&quot;:false,&quot;dropping-particle&quot;:&quot;&quot;,&quot;non-dropping-particle&quot;:&quot;&quot;},{&quot;family&quot;:&quot;Valdebenito-Maturana&quot;,&quot;given&quot;:&quot;Braulio&quot;,&quot;parse-names&quot;:false,&quot;dropping-particle&quot;:&quot;&quot;,&quot;non-dropping-particle&quot;:&quot;&quot;},{&quot;family&quot;:&quot;Piñeros&quot;,&quot;given&quot;:&quot;Miguel A.&quot;,&quot;parse-names&quot;:false,&quot;dropping-particle&quot;:&quot;&quot;,&quot;non-dropping-particle&quot;:&quot;&quot;},{&quot;family&quot;:&quot;González&quot;,&quot;given&quot;:&quot;Wendy&quot;,&quot;parse-names&quot;:false,&quot;dropping-particle&quot;:&quot;&quot;,&quot;non-dropping-particle&quot;:&quot;&quot;},{&quot;family&quot;:&quot;Dreyer&quot;,&quot;given&quot;:&quot;Ingo&quot;,&quot;parse-names&quot;:false,&quot;dropping-particle&quot;:&quot;&quot;,&quot;non-dropping-particle&quot;:&quot;&quot;}],&quot;container-title&quot;:&quot;International Journal of Molecular Sciences&quot;,&quot;container-title-short&quot;:&quot;Int. J. Mol. Sci.&quot;,&quot;DOI&quot;:&quot;10.3390/ijms22041892&quot;,&quot;ISSN&quot;:&quot;14220067&quot;,&quot;PMID&quot;:&quot;33672907&quot;,&quot;issued&quot;:{&quot;date-parts&quot;:[[2021,2,2]]},&quot;page&quot;:&quot;1-19&quot;,&quot;abstract&quot;:&quot;HKT channels are a plant protein family involved in sodium (Na+) and potassium (K+) uptake and Na+-K+ homeostasis. Some HKTs underlie salt tolerance responses in plants, while others provide a mechanism to cope with short-term K+ shortage by allowing increased Na+ uptake under K+ starvation conditions. HKT channels present a functionally versatile family divided into two classes, mainly based on a sequence polymorphism found in the sequences underlying the selectivity filter of the first pore loop. Physiologically, most class I members function as sodium uniporters, and class II members as Na+/K+ symporters. Nevertheless, even within these two classes, there is a high functional diversity that, to date, cannot be explained at the molecular level. The high complexity is also reflected at the regulatory level. HKT expression is modulated at the level of transcription, translation, and functionality of the protein. Here, we summarize and discuss the structure and conservation of the HKT channel family from algae to angiosperms. We also outline the latest findings on gene expression and the regulation of HKT channels.&quot;,&quot;publisher&quot;:&quot;MDPI AG&quot;,&quot;issue&quot;:&quot;4&quot;,&quot;volume&quot;:&quot;22&quot;},&quot;isTemporary&quot;:false}]},{&quot;citationID&quot;:&quot;MENDELEY_CITATION_cf56627d-5244-46bf-a509-6870923b6859&quot;,&quot;properties&quot;:{&quot;noteIndex&quot;:0},&quot;isEdited&quot;:false,&quot;manualOverride&quot;:{&quot;isManuallyOverridden&quot;:false,&quot;citeprocText&quot;:&quot;(Yamaguchi et al., 2013)&quot;,&quot;manualOverrideText&quot;:&quot;&quot;},&quot;citationTag&quot;:&quot;MENDELEY_CITATION_v3_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&quot;,&quot;citationItems&quot;:[{&quot;id&quot;:&quot;f64c5db3-4b2f-34b7-8636-53a8aca91f22&quot;,&quot;itemData&quot;:{&quot;type&quot;:&quot;article&quot;,&quot;id&quot;:&quot;f64c5db3-4b2f-34b7-8636-53a8aca91f22&quot;,&quot;title&quot;:&quot;Sodium transport system in plant cells&quot;,&quot;author&quot;:[{&quot;family&quot;:&quot;Yamaguchi&quot;,&quot;given&quot;:&quot;Toshio&quot;,&quot;parse-names&quot;:false,&quot;dropping-particle&quot;:&quot;&quot;,&quot;non-dropping-particle&quot;:&quot;&quot;},{&quot;family&quot;:&quot;Hamamoto&quot;,&quot;given&quot;:&quot;Shin&quot;,&quot;parse-names&quot;:false,&quot;dropping-particle&quot;:&quot;&quot;,&quot;non-dropping-particle&quot;:&quot;&quot;},{&quot;family&quot;:&quot;Uozumi&quot;,&quot;given&quot;:&quot;Nobuyuki&quot;,&quot;parse-names&quot;:false,&quot;dropping-particle&quot;:&quot;&quot;,&quot;non-dropping-particle&quot;:&quot;&quot;}],&quot;container-title&quot;:&quot;Frontiers in Plant Science&quot;,&quot;DOI&quot;:&quot;10.3389/fpls.2013.00410&quot;,&quot;ISSN&quot;:&quot;1664462X&quot;,&quot;issued&quot;:{&quot;date-parts&quot;:[[2013,10,17]]},&quot;abstract&quot;:&quot;Since sodium, Na, is a non-essential element for the plant growth, the molecular mechanism of Na+ transport system in plants has remained elusive for the last two decades. The accumulation of Na+ in soil through irrigation for sustainable agricultural crop production, particularly in arid land, and by changes in environmental and climate conditions leads to the buildup of toxic level of salts in the soil. Since the latter half of the twentieth century, extensive molecular research has identified several classes of Na+ transporters that play major roles in the alleviation of ionic stress by excluding toxic Na+ from the cytosol or preventing Na+ transport to the photosynthetic organs, and also in osmotic stress by modulating intra/extracellular osmotic balance. In this review, we summarize the current knowledge of three major Na+ transporters, namely NHX, SOS1, and HKT transporters, including recently revealed characteristics of these transporters. © 2013 Yamaguchi, Hamamoto and Uozumi.&quot;,&quot;publisher&quot;:&quot;Frontiers Research Foundation&quot;,&quot;issue&quot;:&quot;OCT&quot;,&quot;volume&quot;:&quot;4&quot;,&quot;container-title-short&quot;:&quot;Front. Plant Sci.&quot;},&quot;isTemporary&quot;:false}]},{&quot;citationID&quot;:&quot;MENDELEY_CITATION_1fe1925e-ea2a-4a4b-b292-01bcd6767d36&quot;,&quot;properties&quot;:{&quot;noteIndex&quot;:0},&quot;isEdited&quot;:false,&quot;manualOverride&quot;:{&quot;isManuallyOverridden&quot;:false,&quot;citeprocText&quot;:&quot;(Baliakas &amp;#38; Soussi, 2025)&quot;,&quot;manualOverrideText&quot;:&quot;&quot;},&quot;citationTag&quot;:&quot;MENDELEY_CITATION_v3_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&quot;,&quot;citationItems&quot;:[{&quot;id&quot;:&quot;8ea4767d-efd1-32c5-91d1-9828a34830df&quot;,&quot;itemData&quot;:{&quot;type&quot;:&quot;article-journal&quot;,&quot;id&quot;:&quot;8ea4767d-efd1-32c5-91d1-9828a34830df&quot;,&quot;title&quot;:&quot;The TP53 tumor suppressor gene: From molecular biology to clinical investigations&quot;,&quot;author&quot;:[{&quot;family&quot;:&quot;Baliakas&quot;,&quot;given&quot;:&quot;Panagiotis&quot;,&quot;parse-names&quot;:false,&quot;dropping-particle&quot;:&quot;&quot;,&quot;non-dropping-particle&quot;:&quot;&quot;},{&quot;family&quot;:&quot;Soussi&quot;,&quot;given&quot;:&quot;Thierry&quot;,&quot;parse-names&quot;:false,&quot;dropping-particle&quot;:&quot;&quot;,&quot;non-dropping-particle&quot;:&quot;&quot;}],&quot;container-title&quot;:&quot;Journal of Internal Medicine&quot;,&quot;container-title-short&quot;:&quot;J. Intern. Med.&quot;,&quot;DOI&quot;:&quot;10.1111/joim.20106&quot;,&quot;ISSN&quot;:&quot;0954-6820&quot;,&quot;issued&quot;:{&quot;date-parts&quot;:[[2025,8,16]]},&quot;page&quot;:&quot;78-96&quot;,&quot;abstract&quot;:&quot;&lt;p&gt; Extensively studied over the past four decades, the &lt;italic&gt;TP53&lt;/italic&gt; gene has emerged as a pivotal watchman in cellular defense and a key factor in cancer biology. &lt;italic&gt;TP53&lt;/italic&gt; is the most frequently mutated gene in human malignancies, 50% of which carry alterations to it. Initially, the functions of p53 were thought to be restricted to cell‐cycle arrest and apoptosis. With time, however, a growing number of functions have been discovered, illustrating p53's role as a master switch between any cellular stress and cellular or multicellular responses that contribute to its anti‐tumor activity. Indeed, the peculiar landscape of &lt;italic&gt;TP53&lt;/italic&gt; mutations and its high heterogeneity are linked both to the structure of the protein and its ubiquitous function in regulating cellular homeostasis. Mutations in p53 are associated with poor response to therapy and shorter survival in most cancer types, and the diagnosis of p53 mutations is currently used to improve case management in some types of leukemia and lymphoma. Although &lt;italic&gt;TP53&lt;/italic&gt; has been defined as a tumor suppressor gene, overexpressed mutated p53 variants found in human tumors are defined as dominant oncogenes with a potential gain of function, which makes the gene a very attractive target for developing new cancer treatments. Beyond its role in cancer, our review also highlights TP53's significance in non‐neoplastic conditions, such as bone marrow failure syndromes and certain developmental disorders, where chronic p53 activation plays a crucial role in cellular stress responses, demonstrating its broader biological importance. &lt;/p&gt;&quot;,&quot;issue&quot;:&quot;2&quot;,&quot;volume&quot;:&quot;298&quot;},&quot;isTemporary&quot;:false}]},{&quot;citationID&quot;:&quot;MENDELEY_CITATION_06ae12f9-3e23-48d6-9873-d03979eb0db6&quot;,&quot;properties&quot;:{&quot;noteIndex&quot;:0},&quot;isEdited&quot;:false,&quot;manualOverride&quot;:{&quot;isManuallyOverridden&quot;:false,&quot;citeprocText&quot;:&quot;(Levine &amp;#38; Hainaut, 2026)&quot;,&quot;manualOverrideText&quot;:&quot;&quot;},&quot;citationTag&quot;:&quot;MENDELEY_CITATION_v3_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&quot;,&quot;citationItems&quot;:[{&quot;id&quot;:&quot;392b53f7-cf31-304f-89aa-3ce8f52c5169&quot;,&quot;itemData&quot;:{&quot;type&quot;:&quot;article-journal&quot;,&quot;id&quot;:&quot;392b53f7-cf31-304f-89aa-3ce8f52c5169&quot;,&quot;title&quot;:&quot;The TP53 gene contains a diversity box that makes it more than a tumor suppressor&quot;,&quot;author&quot;:[{&quot;family&quot;:&quot;Levine&quot;,&quot;given&quot;:&quot;Arnold J.&quot;,&quot;parse-names&quot;:false,&quot;dropping-particle&quot;:&quot;&quot;,&quot;non-dropping-particle&quot;:&quot;&quot;},{&quot;family&quot;:&quot;Hainaut&quot;,&quot;given&quot;:&quot;Pierre&quot;,&quot;parse-names&quot;:false,&quot;dropping-particle&quot;:&quot;&quot;,&quot;non-dropping-particle&quot;:&quot;&quot;}],&quot;container-title&quot;:&quot;Cell Death &amp; Differentiation&quot;,&quot;container-title-short&quot;:&quot;Cell Death Differ.&quot;,&quot;DOI&quot;:&quot;10.1038/s41418-026-01681-1&quot;,&quot;ISSN&quot;:&quot;1350-9047&quot;,&quot;issued&quot;:{&quot;date-parts&quot;:[[2026,2,13]]},&quot;abstract&quot;:&quot;&lt;p&gt; The p53 protein is a transcription factor that is most commonly known and studied as a tumor suppressor preventing cancers. At least 50% of cancers have &lt;italic&gt;TP53&lt;/italic&gt; mutations that inactivate p53 functions and many other cancers utilize physiological means to inactivate p53 tumor suppressor functions, pointing to the fundamental role of p53 as a barrier to the expansion of transformed cells. An intriguing characteristic of the &lt;italic&gt;TP53&lt;/italic&gt; gene is the presence of multiple regulatory structures that control the diversity of p53 expression within a short region of 1200 bp between exon 2 and exon 5. This “diversity box” encompasses a dense array of regulatory signals that control the selective activation and cell-fate specificity of p53 suppressor functions. These signals include multiple post-translational modification sites and motifs regulating the expression of N-terminally truncated p53 isoforms Δ40p53α and Δ133p53α, all of which contribute to modulate p53 functions and phenotypes. These functions may play a role in early development, DNA repair, wound healing versus cell death, as well as enhanced metabolic and mitochondrial functions, reversal of cellular senescence, cell-type- specific functions, communication with the immune system, and even accelerated aging. Remarkably, the &lt;italic&gt;TP53&lt;/italic&gt; diversity box harbors several frequent polymorphisms known to modulate p53 functions, which are in linkage disequilibrium and specify unique haplotypes that differ from one population to another. This suggests that genetic variations in the diversity box may contribute to differences in epidemiological and pathological traits of the same cancer types among individuals from different ancestries. &lt;/p&g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58DEB-ECEA-6849-BC10-B7E6236D2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3806</Words>
  <Characters>20933</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CGV: an integrative platform for comparative gene structure visualization and functional context</vt:lpstr>
    </vt:vector>
  </TitlesOfParts>
  <Company/>
  <LinksUpToDate>false</LinksUpToDate>
  <CharactersWithSpaces>24690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CGV: an integrative platform for comparative gene structure visualization and functional context</dc:title>
  <dc:subject>Bioinformatics Advances Application Note</dc:subject>
  <dc:creator>Un-named</dc:creator>
  <cp:keywords>comparative genomics; gene structure; transcript isoforms; data visualization; software</cp:keywords>
  <dc:description/>
  <cp:lastModifiedBy>raul ignacio rojas espinoza</cp:lastModifiedBy>
  <cp:revision>1</cp:revision>
  <dcterms:created xsi:type="dcterms:W3CDTF">2026-07-12T03:57:00Z</dcterms:created>
  <dcterms:modified xsi:type="dcterms:W3CDTF">2026-07-30T20:19:00Z</dcterms:modified>
</cp:coreProperties>
</file>